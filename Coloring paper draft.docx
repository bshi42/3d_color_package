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p14:paraId="2C078E63" wp14:textId="75D30C95">
      <w:r w:rsidR="49C2B392">
        <w:rPr/>
        <w:t xml:space="preserve">Title: </w:t>
      </w:r>
      <w:r w:rsidR="793044FF">
        <w:rPr/>
        <w:t>COLORATLAS: A SLICER MODULE FOR 3D COLOR SEGMENTATION OF BIOLOGICAL ARTIFACTS</w:t>
      </w:r>
    </w:p>
    <w:p w:rsidR="777C16AC" w:rsidRDefault="777C16AC" w14:paraId="0F5F9570" w14:textId="4DB4B389">
      <w:r w:rsidR="110C3C8B">
        <w:rPr/>
        <w:t>Authors: people</w:t>
      </w:r>
    </w:p>
    <w:p w:rsidR="0AC6BECB" w:rsidP="777C16AC" w:rsidRDefault="0AC6BECB" w14:paraId="727D76F4" w14:textId="18247795">
      <w:pPr>
        <w:pStyle w:val="Heading1"/>
      </w:pPr>
      <w:r w:rsidR="49C2B392">
        <w:rPr/>
        <w:t>Abstract</w:t>
      </w:r>
    </w:p>
    <w:p w:rsidR="01DCCB5E" w:rsidP="2EC3AEF8" w:rsidRDefault="01DCCB5E" w14:paraId="111ABEDC" w14:textId="06AF7D90">
      <w:pPr>
        <w:pStyle w:val="Normal"/>
      </w:pPr>
      <w:r w:rsidR="3E48F652">
        <w:rPr/>
        <w:t>Large-scale digitization initiatives have made three-dimensional biological specimens widely accessible for morphological research. Yet, color</w:t>
      </w:r>
      <w:r w:rsidR="7D32C2F4">
        <w:rPr/>
        <w:t xml:space="preserve">, </w:t>
      </w:r>
      <w:r w:rsidR="3E48F652">
        <w:rPr/>
        <w:t xml:space="preserve">a fundamental element of biological </w:t>
      </w:r>
      <w:r w:rsidR="3E48F652">
        <w:rPr/>
        <w:t>diversity</w:t>
      </w:r>
      <w:r w:rsidR="07B5ABEE">
        <w:rPr/>
        <w:t xml:space="preserve">, </w:t>
      </w:r>
      <w:r w:rsidR="3E48F652">
        <w:rPr/>
        <w:t>remains</w:t>
      </w:r>
      <w:r w:rsidR="3E48F652">
        <w:rPr/>
        <w:t xml:space="preserve"> </w:t>
      </w:r>
      <w:r w:rsidR="3E48F652">
        <w:rPr/>
        <w:t>largely excluded</w:t>
      </w:r>
      <w:r w:rsidR="3E48F652">
        <w:rPr/>
        <w:t xml:space="preserve"> from comparative three-dimensional analyses. We present </w:t>
      </w:r>
      <w:r w:rsidR="3E48F652">
        <w:rPr/>
        <w:t>ColorAtlas</w:t>
      </w:r>
      <w:r w:rsidR="3E48F652">
        <w:rPr/>
        <w:t xml:space="preserve">, an open-source 3D Slicer module that integrates </w:t>
      </w:r>
      <w:r w:rsidR="6206F84F">
        <w:rPr/>
        <w:t>th</w:t>
      </w:r>
      <w:r w:rsidR="1761B9F8">
        <w:rPr/>
        <w:t>e</w:t>
      </w:r>
      <w:r w:rsidR="768D6A5D">
        <w:rPr/>
        <w:t xml:space="preserve"> </w:t>
      </w:r>
      <w:r w:rsidR="26A4DFB6">
        <w:rPr/>
        <w:t>underexplored modality</w:t>
      </w:r>
      <w:r w:rsidR="3E48F652">
        <w:rPr/>
        <w:t xml:space="preserve"> </w:t>
      </w:r>
      <w:r w:rsidR="257D6CEA">
        <w:rPr/>
        <w:t xml:space="preserve">of color </w:t>
      </w:r>
      <w:r w:rsidR="3E48F652">
        <w:rPr/>
        <w:t xml:space="preserve">into three-dimensional morphological workflows through a three-stage pipeline: (1) texture alignment, (2) color analysis, and (3) </w:t>
      </w:r>
      <w:r w:rsidR="5EE9F69D">
        <w:rPr/>
        <w:t>user</w:t>
      </w:r>
      <w:r w:rsidR="3E48F652">
        <w:rPr/>
        <w:t xml:space="preserve">-guided sub-region segmentation. In the first stage, the module </w:t>
      </w:r>
      <w:r w:rsidR="6A83EAE6">
        <w:rPr/>
        <w:t>builds on</w:t>
      </w:r>
      <w:r w:rsidR="3E48F652">
        <w:rPr/>
        <w:t xml:space="preserve"> </w:t>
      </w:r>
      <w:r w:rsidR="3E48F652">
        <w:rPr/>
        <w:t xml:space="preserve">the dense correspondence analysis </w:t>
      </w:r>
      <w:r w:rsidR="477B8BA8">
        <w:rPr/>
        <w:t>(ATLAS</w:t>
      </w:r>
      <w:r w:rsidR="3E48F652">
        <w:rPr/>
        <w:t xml:space="preserve">) framework to construct a mean atlas shape, transferring specimen textures into a shared UV space via Blender-based baking, and </w:t>
      </w:r>
      <w:r w:rsidR="3E48F652">
        <w:rPr/>
        <w:t>establishing</w:t>
      </w:r>
      <w:r w:rsidR="3E48F652">
        <w:rPr/>
        <w:t xml:space="preserve"> pixel-level color correspondence across all specimens. In the second stage, multi-texture clustering produces a shared color palette across specimens, which </w:t>
      </w:r>
      <w:r w:rsidR="519F3FFE">
        <w:rPr/>
        <w:t>is then</w:t>
      </w:r>
      <w:r w:rsidR="3E48F652">
        <w:rPr/>
        <w:t xml:space="preserve"> explored through dimensionality reduction </w:t>
      </w:r>
      <w:r w:rsidR="49B9DB3F">
        <w:rPr/>
        <w:t>techniques</w:t>
      </w:r>
      <w:r w:rsidR="7A75D669">
        <w:rPr/>
        <w:t>,</w:t>
      </w:r>
      <w:r w:rsidR="3E48F652">
        <w:rPr/>
        <w:t xml:space="preserve"> and an interactive </w:t>
      </w:r>
      <w:r w:rsidR="3E48F652">
        <w:rPr/>
        <w:t>morphospace</w:t>
      </w:r>
      <w:r w:rsidR="3E48F652">
        <w:rPr/>
        <w:t xml:space="preserve"> that visualizes continuous color transitions on the three-dimensional atlas — in real time. Lastly, in the third stage, a</w:t>
      </w:r>
      <w:r w:rsidR="3D9392D6">
        <w:rPr/>
        <w:t xml:space="preserve"> </w:t>
      </w:r>
      <w:r w:rsidR="5FE970C8">
        <w:rPr/>
        <w:t xml:space="preserve">freeform </w:t>
      </w:r>
      <w:r w:rsidR="3E48F652">
        <w:rPr/>
        <w:t xml:space="preserve">sub-region selection tool </w:t>
      </w:r>
      <w:r w:rsidR="3E48F652">
        <w:rPr/>
        <w:t>leverages</w:t>
      </w:r>
      <w:r w:rsidR="3E48F652">
        <w:rPr/>
        <w:t xml:space="preserve"> the shared mesh topology to isolate specific anatomical structures for targeted analysis. Validation of </w:t>
      </w:r>
      <w:r w:rsidR="3E48F652">
        <w:rPr/>
        <w:t>ColorAtlas</w:t>
      </w:r>
      <w:r w:rsidR="3E48F652">
        <w:rPr/>
        <w:t xml:space="preserve"> is done on a synthetic dataset with known color features serving as ground truth, and its </w:t>
      </w:r>
      <w:r w:rsidR="43D879C1">
        <w:rPr/>
        <w:t>real-world application</w:t>
      </w:r>
      <w:r w:rsidR="3E48F652">
        <w:rPr/>
        <w:t xml:space="preserve"> is </w:t>
      </w:r>
      <w:r w:rsidR="3E48F652">
        <w:rPr/>
        <w:t>demonstrated</w:t>
      </w:r>
      <w:r w:rsidR="3E48F652">
        <w:rPr/>
        <w:t xml:space="preserve"> on a multi-species cichlid dataset and a freshwater mollusk dataset.</w:t>
      </w:r>
    </w:p>
    <w:p w:rsidR="777C16AC" w:rsidP="2EC3AEF8" w:rsidRDefault="777C16AC" w14:paraId="5B625D3C" w14:textId="75C23554">
      <w:pPr>
        <w:pStyle w:val="Heading1"/>
      </w:pPr>
      <w:r w:rsidR="4D95BC39">
        <w:rPr/>
        <w:t>Introduction</w:t>
      </w:r>
    </w:p>
    <w:p w:rsidR="3A924492" w:rsidP="184E4C28" w:rsidRDefault="3A924492" w14:paraId="705FF9C1" w14:textId="5EC3D126">
      <w:pPr>
        <w:pStyle w:val="Normal"/>
        <w:rPr>
          <w:rFonts w:ascii="Aptos" w:hAnsi="Aptos" w:eastAsia="Aptos" w:cs="Aptos"/>
          <w:noProof w:val="0"/>
          <w:sz w:val="24"/>
          <w:szCs w:val="24"/>
          <w:lang w:val="en-US"/>
        </w:rPr>
      </w:pPr>
      <w:r w:rsidRPr="184E4C28" w:rsidR="3A924492">
        <w:rPr>
          <w:rFonts w:ascii="Aptos" w:hAnsi="Aptos" w:eastAsia="Aptos" w:cs="Aptos"/>
          <w:noProof w:val="0"/>
          <w:sz w:val="24"/>
          <w:szCs w:val="24"/>
          <w:lang w:val="en-US"/>
        </w:rPr>
        <w:t xml:space="preserve">Large-scale, publicly funded digitization initiatives have revolutionized the study of biological morphology, enabling researchers to examine three-dimensional anatomy with unprecedented detail and across extensive specimen collections [1-3]. Among the traits made accessible through these technological advances is coloration, a fundamental </w:t>
      </w:r>
      <w:r w:rsidRPr="184E4C28" w:rsidR="3A924492">
        <w:rPr>
          <w:rFonts w:ascii="Aptos" w:hAnsi="Aptos" w:eastAsia="Aptos" w:cs="Aptos"/>
          <w:noProof w:val="0"/>
          <w:sz w:val="24"/>
          <w:szCs w:val="24"/>
          <w:lang w:val="en-US"/>
        </w:rPr>
        <w:t>component</w:t>
      </w:r>
      <w:r w:rsidRPr="184E4C28" w:rsidR="3A924492">
        <w:rPr>
          <w:rFonts w:ascii="Aptos" w:hAnsi="Aptos" w:eastAsia="Aptos" w:cs="Aptos"/>
          <w:noProof w:val="0"/>
          <w:sz w:val="24"/>
          <w:szCs w:val="24"/>
          <w:lang w:val="en-US"/>
        </w:rPr>
        <w:t xml:space="preserve"> of biological diversity that mediates essential functions including communication through mating signals, predator avoidance via camouflage, and physiological processes such as thermoregulation [4-6]. Despite its biological significance, </w:t>
      </w:r>
      <w:commentRangeStart w:id="2011372985"/>
      <w:ins w:author="Loh, Le Yang" w:date="2026-07-03T04:23:43.505Z" w16du:dateUtc="2026-07-03T04:23:43.505Z" w:id="912841757">
        <w:r w:rsidRPr="184E4C28" w:rsidR="1FB10179">
          <w:rPr>
            <w:rFonts w:ascii="Aptos" w:hAnsi="Aptos" w:eastAsia="Aptos" w:cs="Aptos"/>
            <w:noProof w:val="0"/>
            <w:sz w:val="24"/>
            <w:szCs w:val="24"/>
            <w:lang w:val="en-US"/>
          </w:rPr>
          <w:t xml:space="preserve">the quantification of color and the analysis of 3D </w:t>
        </w:r>
      </w:ins>
      <w:ins w:author="Loh, Le Yang" w:date="2026-07-03T04:25:18.13Z" w16du:dateUtc="2026-07-03T04:25:18.13Z" w:id="450883663">
        <w:r w:rsidRPr="184E4C28" w:rsidR="51CC5BA6">
          <w:rPr>
            <w:rFonts w:ascii="Aptos" w:hAnsi="Aptos" w:eastAsia="Aptos" w:cs="Aptos"/>
            <w:noProof w:val="0"/>
            <w:sz w:val="24"/>
            <w:szCs w:val="24"/>
            <w:lang w:val="en-US"/>
          </w:rPr>
          <w:t>forms</w:t>
        </w:r>
      </w:ins>
      <w:ins w:author="Loh, Le Yang" w:date="2026-07-03T04:23:43.505Z" w16du:dateUtc="2026-07-03T04:23:43.505Z" w:id="1614374867">
        <w:r w:rsidRPr="184E4C28" w:rsidR="1FB10179">
          <w:rPr>
            <w:rFonts w:ascii="Aptos" w:hAnsi="Aptos" w:eastAsia="Aptos" w:cs="Aptos"/>
            <w:noProof w:val="0"/>
            <w:sz w:val="24"/>
            <w:szCs w:val="24"/>
            <w:lang w:val="en-US"/>
          </w:rPr>
          <w:t xml:space="preserve"> have developed </w:t>
        </w:r>
        <w:r w:rsidRPr="184E4C28" w:rsidR="1FB10179">
          <w:rPr>
            <w:rFonts w:ascii="Aptos" w:hAnsi="Aptos" w:eastAsia="Aptos" w:cs="Aptos"/>
            <w:noProof w:val="0"/>
            <w:sz w:val="24"/>
            <w:szCs w:val="24"/>
            <w:lang w:val="en-US"/>
          </w:rPr>
          <w:t>largely in</w:t>
        </w:r>
        <w:r w:rsidRPr="184E4C28" w:rsidR="1FB10179">
          <w:rPr>
            <w:rFonts w:ascii="Aptos" w:hAnsi="Aptos" w:eastAsia="Aptos" w:cs="Aptos"/>
            <w:noProof w:val="0"/>
            <w:sz w:val="24"/>
            <w:szCs w:val="24"/>
            <w:lang w:val="en-US"/>
          </w:rPr>
          <w:t xml:space="preserve"> isolation</w:t>
        </w:r>
      </w:ins>
      <w:ins w:author="Loh, Le Yang" w:date="2026-07-03T04:21:24.534Z" w16du:dateUtc="2026-07-03T04:21:24.534Z" w:id="1646301790">
        <w:r w:rsidRPr="184E4C28" w:rsidR="6BA256B3">
          <w:rPr>
            <w:rFonts w:ascii="Aptos" w:hAnsi="Aptos" w:eastAsia="Aptos" w:cs="Aptos"/>
            <w:noProof w:val="0"/>
            <w:sz w:val="24"/>
            <w:szCs w:val="24"/>
            <w:lang w:val="en-US"/>
          </w:rPr>
          <w:t xml:space="preserve">. </w:t>
        </w:r>
      </w:ins>
      <w:ins w:author="Loh, Le Yang" w:date="2026-07-03T04:24:59.858Z" w16du:dateUtc="2026-07-03T04:24:59.858Z" w:id="765278234">
        <w:r w:rsidRPr="184E4C28" w:rsidR="647164E7">
          <w:rPr>
            <w:rFonts w:ascii="Aptos" w:hAnsi="Aptos" w:eastAsia="Aptos" w:cs="Aptos"/>
            <w:noProof w:val="0"/>
            <w:sz w:val="24"/>
            <w:szCs w:val="24"/>
            <w:lang w:val="en-US"/>
          </w:rPr>
          <w:t xml:space="preserve">Color quantification has matured into a rich 2D discipline, while geometric morphometrics </w:t>
        </w:r>
        <w:r w:rsidRPr="184E4C28" w:rsidR="647164E7">
          <w:rPr>
            <w:rFonts w:ascii="Aptos" w:hAnsi="Aptos" w:eastAsia="Aptos" w:cs="Aptos"/>
            <w:noProof w:val="0"/>
            <w:sz w:val="24"/>
            <w:szCs w:val="24"/>
            <w:lang w:val="en-US"/>
          </w:rPr>
          <w:t>has</w:t>
        </w:r>
        <w:r w:rsidRPr="184E4C28" w:rsidR="647164E7">
          <w:rPr>
            <w:rFonts w:ascii="Aptos" w:hAnsi="Aptos" w:eastAsia="Aptos" w:cs="Aptos"/>
            <w:noProof w:val="0"/>
            <w:sz w:val="24"/>
            <w:szCs w:val="24"/>
            <w:lang w:val="en-US"/>
          </w:rPr>
          <w:t xml:space="preserve"> advanced powerful tools for 3</w:t>
        </w:r>
      </w:ins>
      <w:ins w:author="Loh, Le Yang" w:date="2026-07-03T04:25:48.247Z" w16du:dateUtc="2026-07-03T04:25:48.247Z" w:id="1406789370">
        <w:r w:rsidRPr="184E4C28" w:rsidR="02598EC1">
          <w:rPr>
            <w:rFonts w:ascii="Aptos" w:hAnsi="Aptos" w:eastAsia="Aptos" w:cs="Aptos"/>
            <w:noProof w:val="0"/>
            <w:sz w:val="24"/>
            <w:szCs w:val="24"/>
            <w:lang w:val="en-US"/>
          </w:rPr>
          <w:t>D</w:t>
        </w:r>
      </w:ins>
      <w:ins w:author="Loh, Le Yang" w:date="2026-07-03T04:24:59.858Z" w16du:dateUtc="2026-07-03T04:24:59.858Z" w:id="758654153">
        <w:r w:rsidRPr="184E4C28" w:rsidR="647164E7">
          <w:rPr>
            <w:rFonts w:ascii="Aptos" w:hAnsi="Aptos" w:eastAsia="Aptos" w:cs="Aptos"/>
            <w:noProof w:val="0"/>
            <w:sz w:val="24"/>
            <w:szCs w:val="24"/>
            <w:lang w:val="en-US"/>
          </w:rPr>
          <w:t xml:space="preserve"> shape anal</w:t>
        </w:r>
      </w:ins>
      <w:ins w:author="Loh, Le Yang" w:date="2026-07-03T04:25:11.802Z" w16du:dateUtc="2026-07-03T04:25:11.802Z" w:id="620751981">
        <w:r w:rsidRPr="184E4C28" w:rsidR="647164E7">
          <w:rPr>
            <w:rFonts w:ascii="Aptos" w:hAnsi="Aptos" w:eastAsia="Aptos" w:cs="Aptos"/>
            <w:noProof w:val="0"/>
            <w:sz w:val="24"/>
            <w:szCs w:val="24"/>
            <w:lang w:val="en-US"/>
          </w:rPr>
          <w:t xml:space="preserve">ysis, yet no existing framework integrates the two on the same </w:t>
        </w:r>
        <w:r w:rsidRPr="184E4C28" w:rsidR="144C53D8">
          <w:rPr>
            <w:rFonts w:ascii="Aptos" w:hAnsi="Aptos" w:eastAsia="Aptos" w:cs="Aptos"/>
            <w:noProof w:val="0"/>
            <w:sz w:val="24"/>
            <w:szCs w:val="24"/>
            <w:lang w:val="en-US"/>
          </w:rPr>
          <w:t>specimens</w:t>
        </w:r>
        <w:r w:rsidRPr="184E4C28" w:rsidR="647164E7">
          <w:rPr>
            <w:rFonts w:ascii="Aptos" w:hAnsi="Aptos" w:eastAsia="Aptos" w:cs="Aptos"/>
            <w:noProof w:val="0"/>
            <w:sz w:val="24"/>
            <w:szCs w:val="24"/>
            <w:lang w:val="en-US"/>
          </w:rPr>
          <w:t xml:space="preserve">. </w:t>
        </w:r>
      </w:ins>
      <w:del w:author="Loh, Le Yang" w:date="2026-07-03T04:20:37.607Z" w16du:dateUtc="2026-07-03T04:20:37.607Z" w:id="359577594">
        <w:r w:rsidRPr="184E4C28" w:rsidDel="3A924492">
          <w:rPr>
            <w:rFonts w:ascii="Aptos" w:hAnsi="Aptos" w:eastAsia="Aptos" w:cs="Aptos"/>
            <w:noProof w:val="0"/>
            <w:sz w:val="24"/>
            <w:szCs w:val="24"/>
            <w:lang w:val="en-US"/>
          </w:rPr>
          <w:delText xml:space="preserve">the standardized quantification of color in digital three-dimensional specimens presents distinct methodological challenges that must be addressed before researchers can analyze </w:delText>
        </w:r>
        <w:r w:rsidRPr="184E4C28" w:rsidDel="3A924492">
          <w:rPr>
            <w:rFonts w:ascii="Aptos" w:hAnsi="Aptos" w:eastAsia="Aptos" w:cs="Aptos"/>
            <w:noProof w:val="0"/>
            <w:sz w:val="24"/>
            <w:szCs w:val="24"/>
            <w:lang w:val="en-US"/>
          </w:rPr>
          <w:delText>integrated form</w:delText>
        </w:r>
        <w:r w:rsidRPr="184E4C28" w:rsidDel="3A924492">
          <w:rPr>
            <w:rFonts w:ascii="Aptos" w:hAnsi="Aptos" w:eastAsia="Aptos" w:cs="Aptos"/>
            <w:noProof w:val="0"/>
            <w:sz w:val="24"/>
            <w:szCs w:val="24"/>
            <w:lang w:val="en-US"/>
          </w:rPr>
          <w:delText xml:space="preserve"> and color rather than as discrete morphological features.</w:delText>
        </w:r>
      </w:del>
      <w:commentRangeEnd w:id="2011372985"/>
      <w:r>
        <w:rPr>
          <w:rStyle w:val="CommentReference"/>
        </w:rPr>
        <w:commentReference w:id="2011372985"/>
      </w:r>
    </w:p>
    <w:p w:rsidR="11B5EE08" w:rsidP="2EC3AEF8" w:rsidRDefault="11B5EE08" w14:paraId="47085A19" w14:textId="4F9295AD">
      <w:pPr>
        <w:pStyle w:val="Normal"/>
        <w:jc w:val="center"/>
      </w:pPr>
      <w:r w:rsidR="11B5EE08">
        <w:drawing>
          <wp:inline wp14:editId="54009B05" wp14:anchorId="13786195">
            <wp:extent cx="5943600" cy="2571750"/>
            <wp:effectExtent l="0" t="0" r="0" b="0"/>
            <wp:docPr id="108073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73842" name="Picture 108073842"/>
                    <pic:cNvPicPr/>
                  </pic:nvPicPr>
                  <pic:blipFill>
                    <a:blip xmlns:r="http://schemas.openxmlformats.org/officeDocument/2006/relationships" r:embed="rId1222395874">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6690B734" w:rsidP="71CA58E1" w:rsidRDefault="6690B734" w14:paraId="4C5EED53" w14:textId="713385E0">
      <w:pPr>
        <w:pStyle w:val="Normal"/>
        <w:rPr>
          <w:b w:val="1"/>
          <w:bCs w:val="1"/>
        </w:rPr>
      </w:pPr>
      <w:r w:rsidRPr="71CA58E1" w:rsidR="4D95BC39">
        <w:rPr>
          <w:b w:val="1"/>
          <w:bCs w:val="1"/>
        </w:rPr>
        <w:t>Figure</w:t>
      </w:r>
      <w:r w:rsidRPr="71CA58E1" w:rsidR="32103B7E">
        <w:rPr>
          <w:b w:val="1"/>
          <w:bCs w:val="1"/>
        </w:rPr>
        <w:t xml:space="preserve"> 1:</w:t>
      </w:r>
      <w:r w:rsidRPr="71CA58E1" w:rsidR="4D95BC39">
        <w:rPr>
          <w:b w:val="1"/>
          <w:bCs w:val="1"/>
        </w:rPr>
        <w:t xml:space="preserve"> Challenges in 3D color quantification: (a) </w:t>
      </w:r>
      <w:r w:rsidRPr="71CA58E1" w:rsidR="4D95BC39">
        <w:rPr>
          <w:b w:val="1"/>
          <w:bCs w:val="1"/>
        </w:rPr>
        <w:t>establishing</w:t>
      </w:r>
      <w:r w:rsidRPr="71CA58E1" w:rsidR="4D95BC39">
        <w:rPr>
          <w:b w:val="1"/>
          <w:bCs w:val="1"/>
        </w:rPr>
        <w:t xml:space="preserve"> reliable texture correspondence, (b) 3D color analysis across specimens, (c) user-informed color analysis.</w:t>
      </w:r>
    </w:p>
    <w:p w:rsidR="777C16AC" w:rsidP="71CA58E1" w:rsidRDefault="777C16AC" w14:paraId="31E0DADE" w14:textId="05E85418">
      <w:pPr>
        <w:pStyle w:val="Normal"/>
      </w:pPr>
      <w:r w:rsidRPr="71CA58E1" w:rsidR="35F9E47D">
        <w:rPr>
          <w:rFonts w:ascii="Aptos" w:hAnsi="Aptos" w:eastAsia="Aptos" w:cs="Aptos"/>
          <w:noProof w:val="0"/>
          <w:sz w:val="24"/>
          <w:szCs w:val="24"/>
          <w:lang w:val="en-US"/>
        </w:rPr>
        <w:t xml:space="preserve">Without standardized protocols for encoding color on three-dimensional meshes, researchers cannot reliably compare color patterns across specimens or </w:t>
      </w:r>
      <w:r w:rsidRPr="71CA58E1" w:rsidR="35F9E47D">
        <w:rPr>
          <w:rFonts w:ascii="Aptos" w:hAnsi="Aptos" w:eastAsia="Aptos" w:cs="Aptos"/>
          <w:noProof w:val="0"/>
          <w:sz w:val="24"/>
          <w:szCs w:val="24"/>
          <w:lang w:val="en-US"/>
        </w:rPr>
        <w:t>establish</w:t>
      </w:r>
      <w:r w:rsidRPr="71CA58E1" w:rsidR="35F9E47D">
        <w:rPr>
          <w:rFonts w:ascii="Aptos" w:hAnsi="Aptos" w:eastAsia="Aptos" w:cs="Aptos"/>
          <w:noProof w:val="0"/>
          <w:sz w:val="24"/>
          <w:szCs w:val="24"/>
          <w:lang w:val="en-US"/>
        </w:rPr>
        <w:t xml:space="preserve"> meaningful links to underlying morphological features. This fundamental problem, illustrated in Figure 1a, is compounded by difficulties in </w:t>
      </w:r>
      <w:r w:rsidRPr="71CA58E1" w:rsidR="35F9E47D">
        <w:rPr>
          <w:rFonts w:ascii="Aptos" w:hAnsi="Aptos" w:eastAsia="Aptos" w:cs="Aptos"/>
          <w:noProof w:val="0"/>
          <w:sz w:val="24"/>
          <w:szCs w:val="24"/>
          <w:lang w:val="en-US"/>
        </w:rPr>
        <w:t>establishing</w:t>
      </w:r>
      <w:r w:rsidRPr="71CA58E1" w:rsidR="35F9E47D">
        <w:rPr>
          <w:rFonts w:ascii="Aptos" w:hAnsi="Aptos" w:eastAsia="Aptos" w:cs="Aptos"/>
          <w:noProof w:val="0"/>
          <w:sz w:val="24"/>
          <w:szCs w:val="24"/>
          <w:lang w:val="en-US"/>
        </w:rPr>
        <w:t xml:space="preserve"> reliable correspondence between specimens [7, 8]. Even when color data are successfully captured, the absence of aligned texture maps and consistent UV mapping across samples </w:t>
      </w:r>
      <w:r w:rsidRPr="71CA58E1" w:rsidR="35F9E47D">
        <w:rPr>
          <w:rFonts w:ascii="Aptos" w:hAnsi="Aptos" w:eastAsia="Aptos" w:cs="Aptos"/>
          <w:noProof w:val="0"/>
          <w:sz w:val="24"/>
          <w:szCs w:val="24"/>
          <w:lang w:val="en-US"/>
        </w:rPr>
        <w:t>renders</w:t>
      </w:r>
      <w:r w:rsidRPr="71CA58E1" w:rsidR="35F9E47D">
        <w:rPr>
          <w:rFonts w:ascii="Aptos" w:hAnsi="Aptos" w:eastAsia="Aptos" w:cs="Aptos"/>
          <w:noProof w:val="0"/>
          <w:sz w:val="24"/>
          <w:szCs w:val="24"/>
          <w:lang w:val="en-US"/>
        </w:rPr>
        <w:t xml:space="preserve"> it </w:t>
      </w:r>
      <w:r w:rsidRPr="71CA58E1" w:rsidR="35F9E47D">
        <w:rPr>
          <w:rFonts w:ascii="Aptos" w:hAnsi="Aptos" w:eastAsia="Aptos" w:cs="Aptos"/>
          <w:noProof w:val="0"/>
          <w:sz w:val="24"/>
          <w:szCs w:val="24"/>
          <w:lang w:val="en-US"/>
        </w:rPr>
        <w:t>nearly impossible</w:t>
      </w:r>
      <w:r w:rsidRPr="71CA58E1" w:rsidR="35F9E47D">
        <w:rPr>
          <w:rFonts w:ascii="Aptos" w:hAnsi="Aptos" w:eastAsia="Aptos" w:cs="Aptos"/>
          <w:noProof w:val="0"/>
          <w:sz w:val="24"/>
          <w:szCs w:val="24"/>
          <w:lang w:val="en-US"/>
        </w:rPr>
        <w:t xml:space="preserve"> to </w:t>
      </w:r>
      <w:r w:rsidRPr="71CA58E1" w:rsidR="35F9E47D">
        <w:rPr>
          <w:rFonts w:ascii="Aptos" w:hAnsi="Aptos" w:eastAsia="Aptos" w:cs="Aptos"/>
          <w:noProof w:val="0"/>
          <w:sz w:val="24"/>
          <w:szCs w:val="24"/>
          <w:lang w:val="en-US"/>
        </w:rPr>
        <w:t>determine</w:t>
      </w:r>
      <w:r w:rsidRPr="71CA58E1" w:rsidR="35F9E47D">
        <w:rPr>
          <w:rFonts w:ascii="Aptos" w:hAnsi="Aptos" w:eastAsia="Aptos" w:cs="Aptos"/>
          <w:noProof w:val="0"/>
          <w:sz w:val="24"/>
          <w:szCs w:val="24"/>
          <w:lang w:val="en-US"/>
        </w:rPr>
        <w:t xml:space="preserve"> whether observed color differences reflect genuine biological variation or artifacts introduced during digitization. These technical barriers have effectively excluded color from comparative three-dimensional</w:t>
      </w:r>
    </w:p>
    <w:p w:rsidR="777C16AC" w:rsidP="71CA58E1" w:rsidRDefault="777C16AC" w14:paraId="16B7B1AE" w14:textId="1BDDFA1C">
      <w:pPr>
        <w:pStyle w:val="Normal"/>
      </w:pPr>
      <w:r w:rsidRPr="71CA58E1" w:rsidR="0712B3EC">
        <w:rPr>
          <w:rFonts w:ascii="Aptos" w:hAnsi="Aptos" w:eastAsia="Aptos" w:cs="Aptos"/>
          <w:noProof w:val="0"/>
          <w:sz w:val="24"/>
          <w:szCs w:val="24"/>
          <w:lang w:val="en-US"/>
        </w:rPr>
        <w:t xml:space="preserve">The second major challenge, depicted in Figure 1b, concerns the quantification of color variation across specimens. Historically, quantitative studies of organismal color relied on visual matching using printed color references held directly against specimens. While digital imaging has replaced categorical color names with continuous color values extracted from standardized photographs, downstream analyses still depend on meticulous calibration [9,10]. These methods </w:t>
      </w:r>
      <w:r w:rsidRPr="71CA58E1" w:rsidR="0712B3EC">
        <w:rPr>
          <w:rFonts w:ascii="Aptos" w:hAnsi="Aptos" w:eastAsia="Aptos" w:cs="Aptos"/>
          <w:noProof w:val="0"/>
          <w:sz w:val="24"/>
          <w:szCs w:val="24"/>
          <w:lang w:val="en-US"/>
        </w:rPr>
        <w:t>adjust for</w:t>
      </w:r>
      <w:r w:rsidRPr="71CA58E1" w:rsidR="0712B3EC">
        <w:rPr>
          <w:rFonts w:ascii="Aptos" w:hAnsi="Aptos" w:eastAsia="Aptos" w:cs="Aptos"/>
          <w:noProof w:val="0"/>
          <w:sz w:val="24"/>
          <w:szCs w:val="24"/>
          <w:lang w:val="en-US"/>
        </w:rPr>
        <w:t xml:space="preserve"> lighting variation and minimize inter-image differences but remain fundamentally grounded in two-dimensional workflows.</w:t>
      </w:r>
    </w:p>
    <w:p w:rsidR="777C16AC" w:rsidP="71CA58E1" w:rsidRDefault="777C16AC" w14:paraId="53FD5A0C" w14:textId="59BE818C">
      <w:pPr>
        <w:pStyle w:val="Normal"/>
      </w:pPr>
      <w:r w:rsidRPr="71CA58E1" w:rsidR="2F89FEFA">
        <w:rPr>
          <w:rFonts w:ascii="Aptos" w:hAnsi="Aptos" w:eastAsia="Aptos" w:cs="Aptos"/>
          <w:noProof w:val="0"/>
          <w:sz w:val="24"/>
          <w:szCs w:val="24"/>
          <w:lang w:val="en-US"/>
        </w:rPr>
        <w:t xml:space="preserve">Current software solutions address components of three-dimensional color quantification but remain fragmented. DeCA enables dense three-dimensional correspondence using homologous landmarks and surface registration, producing population-level templates for shape analysis, yet lacks integrated color calibration and texture map standardization [11]. Similarly, charisma's </w:t>
      </w:r>
      <w:r w:rsidRPr="71CA58E1" w:rsidR="2F89FEFA">
        <w:rPr>
          <w:rFonts w:ascii="Aptos" w:hAnsi="Aptos" w:eastAsia="Aptos" w:cs="Aptos"/>
          <w:noProof w:val="0"/>
          <w:sz w:val="24"/>
          <w:szCs w:val="24"/>
          <w:lang w:val="en-US"/>
        </w:rPr>
        <w:t>high-thro</w:t>
      </w:r>
      <w:r w:rsidRPr="71CA58E1" w:rsidR="2F89FEFA">
        <w:rPr>
          <w:rFonts w:ascii="Aptos" w:hAnsi="Aptos" w:eastAsia="Aptos" w:cs="Aptos"/>
          <w:noProof w:val="0"/>
          <w:sz w:val="24"/>
          <w:szCs w:val="24"/>
          <w:lang w:val="en-US"/>
        </w:rPr>
        <w:t xml:space="preserve">ughput color classification framework for evolutionary analysis </w:t>
      </w:r>
      <w:r w:rsidRPr="71CA58E1" w:rsidR="2F89FEFA">
        <w:rPr>
          <w:rFonts w:ascii="Aptos" w:hAnsi="Aptos" w:eastAsia="Aptos" w:cs="Aptos"/>
          <w:noProof w:val="0"/>
          <w:sz w:val="24"/>
          <w:szCs w:val="24"/>
          <w:lang w:val="en-US"/>
        </w:rPr>
        <w:t>represents</w:t>
      </w:r>
      <w:r w:rsidRPr="71CA58E1" w:rsidR="2F89FEFA">
        <w:rPr>
          <w:rFonts w:ascii="Aptos" w:hAnsi="Aptos" w:eastAsia="Aptos" w:cs="Aptos"/>
          <w:noProof w:val="0"/>
          <w:sz w:val="24"/>
          <w:szCs w:val="24"/>
          <w:lang w:val="en-US"/>
        </w:rPr>
        <w:t xml:space="preserve"> progress in color calibration, but these solutions </w:t>
      </w:r>
      <w:r w:rsidRPr="71CA58E1" w:rsidR="2F89FEFA">
        <w:rPr>
          <w:rFonts w:ascii="Aptos" w:hAnsi="Aptos" w:eastAsia="Aptos" w:cs="Aptos"/>
          <w:noProof w:val="0"/>
          <w:sz w:val="24"/>
          <w:szCs w:val="24"/>
          <w:lang w:val="en-US"/>
        </w:rPr>
        <w:t>remain</w:t>
      </w:r>
      <w:r w:rsidRPr="71CA58E1" w:rsidR="2F89FEFA">
        <w:rPr>
          <w:rFonts w:ascii="Aptos" w:hAnsi="Aptos" w:eastAsia="Aptos" w:cs="Aptos"/>
          <w:noProof w:val="0"/>
          <w:sz w:val="24"/>
          <w:szCs w:val="24"/>
          <w:lang w:val="en-US"/>
        </w:rPr>
        <w:t xml:space="preserve"> isolated rather than integrated into comprehensive three-dimensional analytical workflows [12]. Tools such as </w:t>
      </w:r>
      <w:r w:rsidRPr="71CA58E1" w:rsidR="2F89FEFA">
        <w:rPr>
          <w:rFonts w:ascii="Aptos" w:hAnsi="Aptos" w:eastAsia="Aptos" w:cs="Aptos"/>
          <w:noProof w:val="0"/>
          <w:sz w:val="24"/>
          <w:szCs w:val="24"/>
          <w:lang w:val="en-US"/>
        </w:rPr>
        <w:t>Recolorize</w:t>
      </w:r>
      <w:r w:rsidRPr="71CA58E1" w:rsidR="2F89FEFA">
        <w:rPr>
          <w:rFonts w:ascii="Aptos" w:hAnsi="Aptos" w:eastAsia="Aptos" w:cs="Aptos"/>
          <w:noProof w:val="0"/>
          <w:sz w:val="24"/>
          <w:szCs w:val="24"/>
          <w:lang w:val="en-US"/>
        </w:rPr>
        <w:t xml:space="preserve"> have addressed two-dimensional color analysis challenges, including inconsistent lighting, camera calibration, and human perceptual bias, by incorporating human-subjective color segmentation [13]. We aim to translate and extend these insights toward developing a robust three-dimensional color quantification workflow.</w:t>
      </w:r>
    </w:p>
    <w:p w:rsidR="777C16AC" w:rsidP="71CA58E1" w:rsidRDefault="777C16AC" w14:paraId="561738A6" w14:textId="06DED642">
      <w:pPr>
        <w:pStyle w:val="Normal"/>
      </w:pPr>
      <w:r w:rsidRPr="71CA58E1" w:rsidR="2F89FEFA">
        <w:rPr>
          <w:rFonts w:ascii="Aptos" w:hAnsi="Aptos" w:eastAsia="Aptos" w:cs="Aptos"/>
          <w:noProof w:val="0"/>
          <w:sz w:val="24"/>
          <w:szCs w:val="24"/>
          <w:lang w:val="en-US"/>
        </w:rPr>
        <w:t xml:space="preserve">The most effective approaches embed biological </w:t>
      </w:r>
      <w:r w:rsidRPr="71CA58E1" w:rsidR="2F89FEFA">
        <w:rPr>
          <w:rFonts w:ascii="Aptos" w:hAnsi="Aptos" w:eastAsia="Aptos" w:cs="Aptos"/>
          <w:noProof w:val="0"/>
          <w:sz w:val="24"/>
          <w:szCs w:val="24"/>
          <w:lang w:val="en-US"/>
        </w:rPr>
        <w:t>expertise</w:t>
      </w:r>
      <w:r w:rsidRPr="71CA58E1" w:rsidR="2F89FEFA">
        <w:rPr>
          <w:rFonts w:ascii="Aptos" w:hAnsi="Aptos" w:eastAsia="Aptos" w:cs="Aptos"/>
          <w:noProof w:val="0"/>
          <w:sz w:val="24"/>
          <w:szCs w:val="24"/>
          <w:lang w:val="en-US"/>
        </w:rPr>
        <w:t xml:space="preserve"> directly into the analytical process (Figure 1c). Involving biologists in software design ensures that tools align with authentic research needs, replacing one-size-fits-all solutions with interfaces that integrate expert input. </w:t>
      </w:r>
      <w:r w:rsidRPr="71CA58E1" w:rsidR="2F89FEFA">
        <w:rPr>
          <w:rFonts w:ascii="Aptos" w:hAnsi="Aptos" w:eastAsia="Aptos" w:cs="Aptos"/>
          <w:noProof w:val="0"/>
          <w:sz w:val="24"/>
          <w:szCs w:val="24"/>
          <w:lang w:val="en-US"/>
        </w:rPr>
        <w:t>SegmentR</w:t>
      </w:r>
      <w:r w:rsidRPr="71CA58E1" w:rsidR="2F89FEFA">
        <w:rPr>
          <w:rFonts w:ascii="Aptos" w:hAnsi="Aptos" w:eastAsia="Aptos" w:cs="Aptos"/>
          <w:noProof w:val="0"/>
          <w:sz w:val="24"/>
          <w:szCs w:val="24"/>
          <w:lang w:val="en-US"/>
        </w:rPr>
        <w:t xml:space="preserve"> exemplifies this approach, providing ecologists with an R-based interface to foundation models like </w:t>
      </w:r>
      <w:r w:rsidRPr="71CA58E1" w:rsidR="2F89FEFA">
        <w:rPr>
          <w:rFonts w:ascii="Aptos" w:hAnsi="Aptos" w:eastAsia="Aptos" w:cs="Aptos"/>
          <w:noProof w:val="0"/>
          <w:sz w:val="24"/>
          <w:szCs w:val="24"/>
          <w:lang w:val="en-US"/>
        </w:rPr>
        <w:t>GroundingDINO</w:t>
      </w:r>
      <w:r w:rsidRPr="71CA58E1" w:rsidR="2F89FEFA">
        <w:rPr>
          <w:rFonts w:ascii="Aptos" w:hAnsi="Aptos" w:eastAsia="Aptos" w:cs="Aptos"/>
          <w:noProof w:val="0"/>
          <w:sz w:val="24"/>
          <w:szCs w:val="24"/>
          <w:lang w:val="en-US"/>
        </w:rPr>
        <w:t xml:space="preserve"> and SAM, enabling text-prompt-based segmentation without extensive coding experience [14]. SPROUT extends this philosophy to volumetric data, offering a user-friendly and interpretable framework that </w:t>
      </w:r>
      <w:r w:rsidRPr="71CA58E1" w:rsidR="2F89FEFA">
        <w:rPr>
          <w:rFonts w:ascii="Aptos" w:hAnsi="Aptos" w:eastAsia="Aptos" w:cs="Aptos"/>
          <w:noProof w:val="0"/>
          <w:sz w:val="24"/>
          <w:szCs w:val="24"/>
          <w:lang w:val="en-US"/>
        </w:rPr>
        <w:t>leverages</w:t>
      </w:r>
      <w:r w:rsidRPr="71CA58E1" w:rsidR="2F89FEFA">
        <w:rPr>
          <w:rFonts w:ascii="Aptos" w:hAnsi="Aptos" w:eastAsia="Aptos" w:cs="Aptos"/>
          <w:noProof w:val="0"/>
          <w:sz w:val="24"/>
          <w:szCs w:val="24"/>
          <w:lang w:val="en-US"/>
        </w:rPr>
        <w:t xml:space="preserve"> domain-specific priors. By enabling experts to translate their knowledge into reproducible, high-quality segmentations across diverse imaging modalities without the need for training data, SPROUT addresses the challenges of fine-grained structure segmentation in 3D biomedical images. Its adaptive design ensures parameter transferability and generalizability, lowering technical barriers through implementation as both scripts and a </w:t>
      </w:r>
      <w:r w:rsidRPr="71CA58E1" w:rsidR="2F89FEFA">
        <w:rPr>
          <w:rFonts w:ascii="Aptos" w:hAnsi="Aptos" w:eastAsia="Aptos" w:cs="Aptos"/>
          <w:noProof w:val="0"/>
          <w:sz w:val="24"/>
          <w:szCs w:val="24"/>
          <w:lang w:val="en-US"/>
        </w:rPr>
        <w:t>napari</w:t>
      </w:r>
      <w:r w:rsidRPr="71CA58E1" w:rsidR="2F89FEFA">
        <w:rPr>
          <w:rFonts w:ascii="Aptos" w:hAnsi="Aptos" w:eastAsia="Aptos" w:cs="Aptos"/>
          <w:noProof w:val="0"/>
          <w:sz w:val="24"/>
          <w:szCs w:val="24"/>
          <w:lang w:val="en-US"/>
        </w:rPr>
        <w:t xml:space="preserve"> plugin [15]. By embedding biologist-driven choices, these platforms accommodate diverse research questions and ensure that results reflect not only which colors appear, but how they function within ecological and evolutionary contexts. This principle of expert-driven design also underpins the utility of platforms like 3D </w:t>
      </w:r>
      <w:r w:rsidRPr="71CA58E1" w:rsidR="2F89FEFA">
        <w:rPr>
          <w:rFonts w:ascii="Aptos" w:hAnsi="Aptos" w:eastAsia="Aptos" w:cs="Aptos"/>
          <w:noProof w:val="0"/>
          <w:sz w:val="24"/>
          <w:szCs w:val="24"/>
          <w:lang w:val="en-US"/>
        </w:rPr>
        <w:t>Slicer[</w:t>
      </w:r>
      <w:r w:rsidRPr="71CA58E1" w:rsidR="2F89FEFA">
        <w:rPr>
          <w:rFonts w:ascii="Aptos" w:hAnsi="Aptos" w:eastAsia="Aptos" w:cs="Aptos"/>
          <w:noProof w:val="0"/>
          <w:sz w:val="24"/>
          <w:szCs w:val="24"/>
          <w:lang w:val="en-US"/>
        </w:rPr>
        <w:t>16], whose extensible, open-source architecture makes it an accessible and powerful tool for ecologists and museum curators seeking to adapt advanced visualization to collections-based and field research.</w:t>
      </w:r>
    </w:p>
    <w:p w:rsidR="777C16AC" w:rsidP="71CA58E1" w:rsidRDefault="777C16AC" w14:paraId="3681413D" w14:textId="112C93A8">
      <w:pPr>
        <w:pStyle w:val="Normal"/>
      </w:pPr>
      <w:r w:rsidRPr="71CA58E1" w:rsidR="23F164A3">
        <w:rPr>
          <w:rFonts w:ascii="Aptos" w:hAnsi="Aptos" w:eastAsia="Aptos" w:cs="Aptos"/>
          <w:noProof w:val="0"/>
          <w:sz w:val="24"/>
          <w:szCs w:val="24"/>
          <w:lang w:val="en-US"/>
        </w:rPr>
        <w:t xml:space="preserve">A growing community has formed around 3D Slicer, collaboratively adapting it to solve specific challenges in ecology and natural history museum curation. Rather than treating it as a fixed software package, researchers are building and sharing custom modules that transform it into a tailored platform for specimen-based research. This community-driven infrastructure has already enabled specialized morphometric tools: </w:t>
      </w:r>
      <w:r w:rsidRPr="71CA58E1" w:rsidR="23F164A3">
        <w:rPr>
          <w:rFonts w:ascii="Aptos" w:hAnsi="Aptos" w:eastAsia="Aptos" w:cs="Aptos"/>
          <w:noProof w:val="0"/>
          <w:sz w:val="24"/>
          <w:szCs w:val="24"/>
          <w:lang w:val="en-US"/>
        </w:rPr>
        <w:t>SlicerMorph</w:t>
      </w:r>
      <w:r w:rsidRPr="71CA58E1" w:rsidR="23F164A3">
        <w:rPr>
          <w:rFonts w:ascii="Aptos" w:hAnsi="Aptos" w:eastAsia="Aptos" w:cs="Aptos"/>
          <w:noProof w:val="0"/>
          <w:sz w:val="24"/>
          <w:szCs w:val="24"/>
          <w:lang w:val="en-US"/>
        </w:rPr>
        <w:t xml:space="preserve"> supports geometric morphometrics, ALPACA provides automated landmarking through point cloud alignment, and recent extensions integrate SAM-based masking with photogrammetric reconstruction [17-19]. By </w:t>
      </w:r>
      <w:r w:rsidRPr="71CA58E1" w:rsidR="23F164A3">
        <w:rPr>
          <w:rFonts w:ascii="Aptos" w:hAnsi="Aptos" w:eastAsia="Aptos" w:cs="Aptos"/>
          <w:noProof w:val="0"/>
          <w:sz w:val="24"/>
          <w:szCs w:val="24"/>
          <w:lang w:val="en-US"/>
        </w:rPr>
        <w:t>building on</w:t>
      </w:r>
      <w:r w:rsidRPr="71CA58E1" w:rsidR="23F164A3">
        <w:rPr>
          <w:rFonts w:ascii="Aptos" w:hAnsi="Aptos" w:eastAsia="Aptos" w:cs="Aptos"/>
          <w:noProof w:val="0"/>
          <w:sz w:val="24"/>
          <w:szCs w:val="24"/>
          <w:lang w:val="en-US"/>
        </w:rPr>
        <w:t xml:space="preserve"> Slicer’s proven infrastructure, researchers ensure tool longevity, interoperability, and seamless data exchange across institutions and disciplines.</w:t>
      </w:r>
    </w:p>
    <w:p w:rsidR="777C16AC" w:rsidP="71CA58E1" w:rsidRDefault="777C16AC" w14:paraId="65E8D94A" w14:textId="5E766CFC">
      <w:pPr>
        <w:pStyle w:val="Normal"/>
      </w:pPr>
      <w:r w:rsidRPr="184E4C28" w:rsidR="23F164A3">
        <w:rPr>
          <w:rFonts w:ascii="Aptos" w:hAnsi="Aptos" w:eastAsia="Aptos" w:cs="Aptos"/>
          <w:noProof w:val="0"/>
          <w:sz w:val="24"/>
          <w:szCs w:val="24"/>
          <w:lang w:val="en-US"/>
        </w:rPr>
        <w:t xml:space="preserve">ATLAS is a companion extension to </w:t>
      </w:r>
      <w:r w:rsidRPr="184E4C28" w:rsidR="23F164A3">
        <w:rPr>
          <w:rFonts w:ascii="Aptos" w:hAnsi="Aptos" w:eastAsia="Aptos" w:cs="Aptos"/>
          <w:noProof w:val="0"/>
          <w:sz w:val="24"/>
          <w:szCs w:val="24"/>
          <w:lang w:val="en-US"/>
        </w:rPr>
        <w:t>SlicerMorph</w:t>
      </w:r>
      <w:r w:rsidRPr="184E4C28" w:rsidR="23F164A3">
        <w:rPr>
          <w:rFonts w:ascii="Aptos" w:hAnsi="Aptos" w:eastAsia="Aptos" w:cs="Aptos"/>
          <w:noProof w:val="0"/>
          <w:sz w:val="24"/>
          <w:szCs w:val="24"/>
          <w:lang w:val="en-US"/>
        </w:rPr>
        <w:t xml:space="preserve"> that streamlines atlas construction, dense correspondence generation, and Statistical Shape Model building from 3D meshes and sparse landmarks [20]. We will leverage the ATLAS extension’s BUILDER module to construct a deformable template model that establishes dense surface correspondences, and we will build into this atlas construction framework the capacity to analyze color by projecting calibrated color data onto the mean model for population-level statistical comparison. We propose </w:t>
      </w:r>
      <w:r w:rsidRPr="184E4C28" w:rsidR="23F164A3">
        <w:rPr>
          <w:rFonts w:ascii="Aptos" w:hAnsi="Aptos" w:eastAsia="Aptos" w:cs="Aptos"/>
          <w:noProof w:val="0"/>
          <w:sz w:val="24"/>
          <w:szCs w:val="24"/>
          <w:lang w:val="en-US"/>
        </w:rPr>
        <w:t>ColorAtlas</w:t>
      </w:r>
      <w:r w:rsidRPr="184E4C28" w:rsidR="23F164A3">
        <w:rPr>
          <w:rFonts w:ascii="Aptos" w:hAnsi="Aptos" w:eastAsia="Aptos" w:cs="Aptos"/>
          <w:noProof w:val="0"/>
          <w:sz w:val="24"/>
          <w:szCs w:val="24"/>
          <w:lang w:val="en-US"/>
        </w:rPr>
        <w:t xml:space="preserve"> as an integrated solution that</w:t>
      </w:r>
      <w:ins w:author="Loh, Le Yang" w:date="2026-07-03T05:07:59.925Z" w16du:dateUtc="2026-07-03T05:07:59.925Z" w:id="1454649822">
        <w:r w:rsidRPr="184E4C28" w:rsidR="743EBAC3">
          <w:rPr>
            <w:rFonts w:ascii="Aptos" w:hAnsi="Aptos" w:eastAsia="Aptos" w:cs="Aptos"/>
            <w:noProof w:val="0"/>
            <w:sz w:val="24"/>
            <w:szCs w:val="24"/>
            <w:lang w:val="en-US"/>
          </w:rPr>
          <w:t xml:space="preserve"> </w:t>
        </w:r>
      </w:ins>
      <w:commentRangeStart w:id="1238963280"/>
      <w:ins w:author="Loh, Le Yang" w:date="2026-07-03T05:07:59.925Z" w16du:dateUtc="2026-07-03T05:07:59.925Z" w:id="1083098902">
        <w:r w:rsidRPr="184E4C28" w:rsidR="743EBAC3">
          <w:rPr>
            <w:rFonts w:ascii="Aptos" w:hAnsi="Aptos" w:eastAsia="Aptos" w:cs="Aptos"/>
            <w:noProof w:val="0"/>
            <w:sz w:val="24"/>
            <w:szCs w:val="24"/>
            <w:lang w:val="en-US"/>
          </w:rPr>
          <w:t>bridges the gap between 3D geometric morphometrics and</w:t>
        </w:r>
      </w:ins>
      <w:ins w:author="Loh, Le Yang" w:date="2026-07-03T05:08:58.528Z" w16du:dateUtc="2026-07-03T05:08:58.528Z" w:id="416154449">
        <w:r w:rsidRPr="184E4C28" w:rsidR="743EBAC3">
          <w:rPr>
            <w:rFonts w:ascii="Aptos" w:hAnsi="Aptos" w:eastAsia="Aptos" w:cs="Aptos"/>
            <w:noProof w:val="0"/>
            <w:sz w:val="24"/>
            <w:szCs w:val="24"/>
            <w:lang w:val="en-US"/>
          </w:rPr>
          <w:t xml:space="preserve"> quantitative color analysis. </w:t>
        </w:r>
        <w:r w:rsidRPr="184E4C28" w:rsidR="743EBAC3">
          <w:rPr>
            <w:rFonts w:ascii="Aptos" w:hAnsi="Aptos" w:eastAsia="Aptos" w:cs="Aptos"/>
            <w:noProof w:val="0"/>
            <w:sz w:val="24"/>
            <w:szCs w:val="24"/>
            <w:lang w:val="en-US"/>
          </w:rPr>
          <w:t>ColorAtlas</w:t>
        </w:r>
        <w:r w:rsidRPr="184E4C28" w:rsidR="743EBAC3">
          <w:rPr>
            <w:rFonts w:ascii="Aptos" w:hAnsi="Aptos" w:eastAsia="Aptos" w:cs="Aptos"/>
            <w:noProof w:val="0"/>
            <w:sz w:val="24"/>
            <w:szCs w:val="24"/>
            <w:lang w:val="en-US"/>
          </w:rPr>
          <w:t xml:space="preserve"> embeds established color quantification techniques, including luminosit</w:t>
        </w:r>
        <w:r w:rsidRPr="184E4C28" w:rsidR="17BC2D68">
          <w:rPr>
            <w:rFonts w:ascii="Aptos" w:hAnsi="Aptos" w:eastAsia="Aptos" w:cs="Aptos"/>
            <w:noProof w:val="0"/>
            <w:sz w:val="24"/>
            <w:szCs w:val="24"/>
            <w:lang w:val="en-US"/>
          </w:rPr>
          <w:t xml:space="preserve">y normalization, perceptual color space clustering, and human guided </w:t>
        </w:r>
      </w:ins>
      <w:ins w:author="Loh, Le Yang" w:date="2026-07-03T05:09:40.275Z" w16du:dateUtc="2026-07-03T05:09:40.275Z" w:id="276513112">
        <w:r w:rsidRPr="184E4C28" w:rsidR="17BC2D68">
          <w:rPr>
            <w:rFonts w:ascii="Aptos" w:hAnsi="Aptos" w:eastAsia="Aptos" w:cs="Aptos"/>
            <w:noProof w:val="0"/>
            <w:sz w:val="24"/>
            <w:szCs w:val="24"/>
            <w:lang w:val="en-US"/>
          </w:rPr>
          <w:t>segmentation, directly into the dense correspondence framework of ATLAS. This integration enables researchers to study color variation with the same geometric rigor previously reserved for shape analysis</w:t>
        </w:r>
      </w:ins>
      <w:ins w:author="Loh, Le Yang" w:date="2026-07-03T05:10:50.424Z" w16du:dateUtc="2026-07-03T05:10:50.424Z" w:id="793245667">
        <w:r w:rsidRPr="184E4C28" w:rsidR="01C47E26">
          <w:rPr>
            <w:rFonts w:ascii="Aptos" w:hAnsi="Aptos" w:eastAsia="Aptos" w:cs="Aptos"/>
            <w:noProof w:val="0"/>
            <w:sz w:val="24"/>
            <w:szCs w:val="24"/>
            <w:lang w:val="en-US"/>
          </w:rPr>
          <w:t>, ensuring that comparisons across specimens reflect true anatomical correspondence rather than artifacts of imaging or mesh construction</w:t>
        </w:r>
      </w:ins>
      <w:commentRangeEnd w:id="1238963280"/>
      <w:r>
        <w:rPr>
          <w:rStyle w:val="CommentReference"/>
        </w:rPr>
        <w:commentReference w:id="1238963280"/>
      </w:r>
      <w:ins w:author="Loh, Le Yang" w:date="2026-07-03T05:10:50.424Z" w16du:dateUtc="2026-07-03T05:10:50.424Z" w:id="469561301">
        <w:r w:rsidRPr="184E4C28" w:rsidR="01C47E26">
          <w:rPr>
            <w:rFonts w:ascii="Aptos" w:hAnsi="Aptos" w:eastAsia="Aptos" w:cs="Aptos"/>
            <w:noProof w:val="0"/>
            <w:sz w:val="24"/>
            <w:szCs w:val="24"/>
            <w:lang w:val="en-US"/>
          </w:rPr>
          <w:t>.</w:t>
        </w:r>
      </w:ins>
      <w:r w:rsidRPr="184E4C28" w:rsidR="23F164A3">
        <w:rPr>
          <w:rFonts w:ascii="Aptos" w:hAnsi="Aptos" w:eastAsia="Aptos" w:cs="Aptos"/>
          <w:noProof w:val="0"/>
          <w:sz w:val="24"/>
          <w:szCs w:val="24"/>
          <w:lang w:val="en-US"/>
        </w:rPr>
        <w:t xml:space="preserve"> </w:t>
      </w:r>
      <w:del w:author="Loh, Le Yang" w:date="2026-07-03T05:07:41.489Z" w16du:dateUtc="2026-07-03T05:07:41.489Z" w:id="677081062">
        <w:r w:rsidRPr="184E4C28" w:rsidDel="23F164A3">
          <w:rPr>
            <w:rFonts w:ascii="Aptos" w:hAnsi="Aptos" w:eastAsia="Aptos" w:cs="Aptos"/>
            <w:noProof w:val="0"/>
            <w:sz w:val="24"/>
            <w:szCs w:val="24"/>
            <w:lang w:val="en-US"/>
          </w:rPr>
          <w:delText>combines color calibration, automated UV correspondence, and statistical comparison of color variation across large specimen collections within 3D Slicer</w:delText>
        </w:r>
      </w:del>
      <w:r w:rsidRPr="184E4C28" w:rsidR="23F164A3">
        <w:rPr>
          <w:rFonts w:ascii="Aptos" w:hAnsi="Aptos" w:eastAsia="Aptos" w:cs="Aptos"/>
          <w:noProof w:val="0"/>
          <w:sz w:val="24"/>
          <w:szCs w:val="24"/>
          <w:lang w:val="en-US"/>
        </w:rPr>
        <w:t>.</w:t>
      </w:r>
    </w:p>
    <w:p w:rsidR="2EC3AEF8" w:rsidP="71CA58E1" w:rsidRDefault="2EC3AEF8" w14:paraId="376F56B2" w14:textId="69D0352E">
      <w:pPr>
        <w:pStyle w:val="Heading1"/>
      </w:pPr>
      <w:r w:rsidR="3E01CE74">
        <w:rPr/>
        <w:t>Methods</w:t>
      </w:r>
    </w:p>
    <w:p w:rsidR="601D34E6" w:rsidP="71CA58E1" w:rsidRDefault="601D34E6" w14:paraId="2FB3180C" w14:textId="2DF173EA">
      <w:pPr>
        <w:pStyle w:val="Normal"/>
      </w:pPr>
      <w:r w:rsidRPr="71CA58E1" w:rsidR="601D34E6">
        <w:rPr>
          <w:rFonts w:ascii="Aptos" w:hAnsi="Aptos" w:eastAsia="Aptos" w:cs="Aptos"/>
          <w:noProof w:val="0"/>
          <w:sz w:val="24"/>
          <w:szCs w:val="24"/>
          <w:lang w:val="en-US"/>
        </w:rPr>
        <w:t xml:space="preserve">Color Atlas offers a variety of color alignment and segmentation </w:t>
      </w:r>
      <w:r w:rsidRPr="71CA58E1" w:rsidR="601D34E6">
        <w:rPr>
          <w:rFonts w:ascii="Aptos" w:hAnsi="Aptos" w:eastAsia="Aptos" w:cs="Aptos"/>
          <w:noProof w:val="0"/>
          <w:sz w:val="24"/>
          <w:szCs w:val="24"/>
          <w:lang w:val="en-US"/>
        </w:rPr>
        <w:t>tools</w:t>
      </w:r>
      <w:r w:rsidRPr="71CA58E1" w:rsidR="601D34E6">
        <w:rPr>
          <w:rFonts w:ascii="Aptos" w:hAnsi="Aptos" w:eastAsia="Aptos" w:cs="Aptos"/>
          <w:noProof w:val="0"/>
          <w:sz w:val="24"/>
          <w:szCs w:val="24"/>
          <w:lang w:val="en-US"/>
        </w:rPr>
        <w:t xml:space="preserve"> here we describe the method used for a typical workflow as well as the options provided to ecologists to accommodate their use-case. As show</w:t>
      </w:r>
      <w:r w:rsidRPr="71CA58E1" w:rsidR="551C9B86">
        <w:rPr>
          <w:rFonts w:ascii="Aptos" w:hAnsi="Aptos" w:eastAsia="Aptos" w:cs="Aptos"/>
          <w:noProof w:val="0"/>
          <w:sz w:val="24"/>
          <w:szCs w:val="24"/>
          <w:lang w:val="en-US"/>
        </w:rPr>
        <w:t>n</w:t>
      </w:r>
      <w:r w:rsidRPr="71CA58E1" w:rsidR="601D34E6">
        <w:rPr>
          <w:rFonts w:ascii="Aptos" w:hAnsi="Aptos" w:eastAsia="Aptos" w:cs="Aptos"/>
          <w:noProof w:val="0"/>
          <w:sz w:val="24"/>
          <w:szCs w:val="24"/>
          <w:lang w:val="en-US"/>
        </w:rPr>
        <w:t xml:space="preserve"> in </w:t>
      </w:r>
      <w:r w:rsidRPr="71CA58E1" w:rsidR="441BCB49">
        <w:rPr>
          <w:rFonts w:ascii="Aptos" w:hAnsi="Aptos" w:eastAsia="Aptos" w:cs="Aptos"/>
          <w:noProof w:val="0"/>
          <w:sz w:val="24"/>
          <w:szCs w:val="24"/>
          <w:lang w:val="en-US"/>
        </w:rPr>
        <w:t xml:space="preserve">Figure </w:t>
      </w:r>
      <w:r w:rsidRPr="71CA58E1" w:rsidR="601D34E6">
        <w:rPr>
          <w:rFonts w:ascii="Aptos" w:hAnsi="Aptos" w:eastAsia="Aptos" w:cs="Aptos"/>
          <w:noProof w:val="0"/>
          <w:sz w:val="24"/>
          <w:szCs w:val="24"/>
          <w:lang w:val="en-US"/>
        </w:rPr>
        <w:t xml:space="preserve">2, </w:t>
      </w:r>
      <w:r w:rsidRPr="71CA58E1" w:rsidR="601D34E6">
        <w:rPr>
          <w:rFonts w:ascii="Aptos" w:hAnsi="Aptos" w:eastAsia="Aptos" w:cs="Aptos"/>
          <w:noProof w:val="0"/>
          <w:sz w:val="24"/>
          <w:szCs w:val="24"/>
          <w:lang w:val="en-US"/>
        </w:rPr>
        <w:t>ColorAtlas</w:t>
      </w:r>
      <w:r w:rsidRPr="71CA58E1" w:rsidR="601D34E6">
        <w:rPr>
          <w:rFonts w:ascii="Aptos" w:hAnsi="Aptos" w:eastAsia="Aptos" w:cs="Aptos"/>
          <w:noProof w:val="0"/>
          <w:sz w:val="24"/>
          <w:szCs w:val="24"/>
          <w:lang w:val="en-US"/>
        </w:rPr>
        <w:t xml:space="preserve"> was developed with three workflow stages: texture alignment of specimens, texture analysis of </w:t>
      </w:r>
      <w:r w:rsidRPr="71CA58E1" w:rsidR="601D34E6">
        <w:rPr>
          <w:rFonts w:ascii="Aptos" w:hAnsi="Aptos" w:eastAsia="Aptos" w:cs="Aptos"/>
          <w:noProof w:val="0"/>
          <w:sz w:val="24"/>
          <w:szCs w:val="24"/>
          <w:lang w:val="en-US"/>
        </w:rPr>
        <w:t>specimen</w:t>
      </w:r>
      <w:r w:rsidRPr="71CA58E1" w:rsidR="601D34E6">
        <w:rPr>
          <w:rFonts w:ascii="Aptos" w:hAnsi="Aptos" w:eastAsia="Aptos" w:cs="Aptos"/>
          <w:noProof w:val="0"/>
          <w:sz w:val="24"/>
          <w:szCs w:val="24"/>
          <w:lang w:val="en-US"/>
        </w:rPr>
        <w:t xml:space="preserve">, and expert guided texture segmentation. This module features a tabbed design to allow manipulations from expert users </w:t>
      </w:r>
      <w:r w:rsidRPr="71CA58E1" w:rsidR="601D34E6">
        <w:rPr>
          <w:rFonts w:ascii="Aptos" w:hAnsi="Aptos" w:eastAsia="Aptos" w:cs="Aptos"/>
          <w:noProof w:val="0"/>
          <w:sz w:val="24"/>
          <w:szCs w:val="24"/>
          <w:lang w:val="en-US"/>
        </w:rPr>
        <w:t>providing</w:t>
      </w:r>
      <w:r w:rsidRPr="71CA58E1" w:rsidR="601D34E6">
        <w:rPr>
          <w:rFonts w:ascii="Aptos" w:hAnsi="Aptos" w:eastAsia="Aptos" w:cs="Aptos"/>
          <w:noProof w:val="0"/>
          <w:sz w:val="24"/>
          <w:szCs w:val="24"/>
          <w:lang w:val="en-US"/>
        </w:rPr>
        <w:t xml:space="preserve"> dynamic hypothesis testing capabilities. All analysis and evaluation workflows are executed entirely within the 3D Slicer environment. </w:t>
      </w:r>
      <w:r w:rsidRPr="71CA58E1" w:rsidR="601D34E6">
        <w:rPr>
          <w:rFonts w:ascii="Aptos" w:hAnsi="Aptos" w:eastAsia="Aptos" w:cs="Aptos"/>
          <w:noProof w:val="0"/>
          <w:sz w:val="24"/>
          <w:szCs w:val="24"/>
          <w:lang w:val="en-US"/>
        </w:rPr>
        <w:t>ColorAtlas</w:t>
      </w:r>
      <w:r w:rsidRPr="71CA58E1" w:rsidR="601D34E6">
        <w:rPr>
          <w:rFonts w:ascii="Aptos" w:hAnsi="Aptos" w:eastAsia="Aptos" w:cs="Aptos"/>
          <w:noProof w:val="0"/>
          <w:sz w:val="24"/>
          <w:szCs w:val="24"/>
          <w:lang w:val="en-US"/>
        </w:rPr>
        <w:t xml:space="preserve"> is implemented and provided freely here: </w:t>
      </w:r>
      <w:hyperlink r:id="Rf4483aab52ab4c14">
        <w:r w:rsidRPr="71CA58E1" w:rsidR="601D34E6">
          <w:rPr>
            <w:rStyle w:val="Hyperlink"/>
            <w:noProof w:val="0"/>
            <w:lang w:val="en-US"/>
          </w:rPr>
          <w:t>https://github.com/bshi42/3d_color_package/tree/demo</w:t>
        </w:r>
      </w:hyperlink>
    </w:p>
    <w:p w:rsidR="277387DD" w:rsidRDefault="277387DD" w14:paraId="5CA854C0" w14:textId="2DB83AAB">
      <w:r w:rsidR="4042EC47">
        <w:drawing>
          <wp:inline wp14:editId="65014036" wp14:anchorId="1CA5CCF4">
            <wp:extent cx="4286802" cy="3641035"/>
            <wp:effectExtent l="0" t="0" r="0" b="0"/>
            <wp:docPr id="2128158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158843" name="Picture 2128158843"/>
                    <pic:cNvPicPr/>
                  </pic:nvPicPr>
                  <pic:blipFill>
                    <a:blip xmlns:r="http://schemas.openxmlformats.org/officeDocument/2006/relationships" r:embed="rId611805334">
                      <a:extLst>
                        <a:ext uri="{28A0092B-C50C-407E-A947-70E740481C1C}">
                          <a14:useLocalDpi xmlns:a14="http://schemas.microsoft.com/office/drawing/2010/main"/>
                        </a:ext>
                      </a:extLst>
                    </a:blip>
                    <a:stretch>
                      <a:fillRect/>
                    </a:stretch>
                  </pic:blipFill>
                  <pic:spPr>
                    <a:xfrm rot="0">
                      <a:off x="0" y="0"/>
                      <a:ext cx="4286802" cy="3641035"/>
                    </a:xfrm>
                    <a:prstGeom prst="rect">
                      <a:avLst/>
                    </a:prstGeom>
                  </pic:spPr>
                </pic:pic>
              </a:graphicData>
            </a:graphic>
          </wp:inline>
        </w:drawing>
      </w:r>
    </w:p>
    <w:p w:rsidR="277387DD" w:rsidP="71CA58E1" w:rsidRDefault="277387DD" w14:paraId="6FDF0080" w14:textId="704107F6">
      <w:pPr>
        <w:pStyle w:val="Normal"/>
        <w:rPr>
          <w:b w:val="1"/>
          <w:bCs w:val="1"/>
        </w:rPr>
      </w:pPr>
      <w:r w:rsidRPr="71CA58E1" w:rsidR="10C2A951">
        <w:rPr>
          <w:b w:val="1"/>
          <w:bCs w:val="1"/>
        </w:rPr>
        <w:t>Figure 2</w:t>
      </w:r>
      <w:r w:rsidRPr="71CA58E1" w:rsidR="261FD869">
        <w:rPr>
          <w:b w:val="1"/>
          <w:bCs w:val="1"/>
        </w:rPr>
        <w:t>:</w:t>
      </w:r>
      <w:r w:rsidRPr="71CA58E1" w:rsidR="10C2A951">
        <w:rPr>
          <w:b w:val="1"/>
          <w:bCs w:val="1"/>
        </w:rPr>
        <w:t xml:space="preserve"> </w:t>
      </w:r>
      <w:r w:rsidRPr="71CA58E1" w:rsidR="10C2A951">
        <w:rPr>
          <w:b w:val="1"/>
          <w:bCs w:val="1"/>
        </w:rPr>
        <w:t>ColorAtlas</w:t>
      </w:r>
      <w:r w:rsidRPr="71CA58E1" w:rsidR="10C2A951">
        <w:rPr>
          <w:b w:val="1"/>
          <w:bCs w:val="1"/>
        </w:rPr>
        <w:t xml:space="preserve"> workflow: (a) generating texture correspondence, (b) color clustering approach, (c) texture segmentation.</w:t>
      </w:r>
    </w:p>
    <w:p w:rsidR="277387DD" w:rsidP="2EC3AEF8" w:rsidRDefault="277387DD" w14:paraId="225DB387" w14:textId="1EDF3F4C">
      <w:pPr>
        <w:pStyle w:val="Heading2"/>
      </w:pPr>
      <w:r w:rsidRPr="71CA58E1" w:rsidR="10C2A951">
        <w:rPr>
          <w:noProof w:val="0"/>
          <w:lang w:val="en-US"/>
        </w:rPr>
        <w:t>Texture Alignment</w:t>
      </w:r>
    </w:p>
    <w:p w:rsidR="7E0DD58C" w:rsidP="2EC3AEF8" w:rsidRDefault="7E0DD58C" w14:paraId="77D71C34" w14:textId="14F81CF6">
      <w:pPr>
        <w:pStyle w:val="Normal"/>
      </w:pPr>
      <w:r w:rsidRPr="71CA58E1" w:rsidR="792EAC82">
        <w:rPr>
          <w:rFonts w:ascii="Aptos" w:hAnsi="Aptos" w:eastAsia="Aptos" w:cs="Aptos"/>
          <w:noProof w:val="0"/>
          <w:sz w:val="24"/>
          <w:szCs w:val="24"/>
          <w:lang w:val="en-US"/>
        </w:rPr>
        <w:t>The ColorAtlas pipeline transforms a collection of three-dimensional (3D) specimens with associated texture data into a standardized dataset suitable for quantitative texture analysis. At its core, the framework leverages the Atlas Builder module within 3D Slicer [20], which utilizes the atlas generation procedure developed by DECA [11] to achieve this transformation. Through six sequential processing stages, this approach establishes and preserves biological homology, geometric correspondence, and photometric consistency across the sample population.</w:t>
      </w:r>
    </w:p>
    <w:p w:rsidR="7E0DD58C" w:rsidP="2EC3AEF8" w:rsidRDefault="7E0DD58C" w14:paraId="25F9C4EE" w14:textId="2856E31B">
      <w:pPr>
        <w:pStyle w:val="Normal"/>
      </w:pPr>
      <w:r w:rsidRPr="71CA58E1" w:rsidR="792EAC82">
        <w:rPr>
          <w:rFonts w:ascii="Aptos" w:hAnsi="Aptos" w:eastAsia="Aptos" w:cs="Aptos"/>
          <w:noProof w:val="0"/>
          <w:sz w:val="24"/>
          <w:szCs w:val="24"/>
          <w:lang w:val="en-US"/>
        </w:rPr>
        <w:t>The initial stage establishes biological homology by placing a sparse set of repeatable landmark points on each 3D model. Following landmark acquisition, Generalized Procrustes Analysis (GPA) is performed using the Visualization Toolkit (VTK) Procrustes Alignment Filter operating in rigid mode, applying only rotation and translation transformations while explicitly omitting scaling to preserve biologically meaningful size variation. The specimen exhibiting the minimum Euclidean distance to the Procrustes mean shape is selected as the initial template. The mean shape is subsequently computed by averaging all Procrustes-aligned specimens, yielding an unbiased mean atlas model with corresponding mean landmark configuration that serves as the reference for subsequent correspondence establishment.</w:t>
      </w:r>
    </w:p>
    <w:p w:rsidR="7E0DD58C" w:rsidP="2EC3AEF8" w:rsidRDefault="7E0DD58C" w14:paraId="7830A844" w14:textId="688BF71D">
      <w:pPr>
        <w:pStyle w:val="Normal"/>
      </w:pPr>
      <w:r w:rsidRPr="71CA58E1" w:rsidR="792EAC82">
        <w:rPr>
          <w:rFonts w:ascii="Aptos" w:hAnsi="Aptos" w:eastAsia="Aptos" w:cs="Aptos"/>
          <w:noProof w:val="0"/>
          <w:sz w:val="24"/>
          <w:szCs w:val="24"/>
          <w:lang w:val="en-US"/>
        </w:rPr>
        <w:t xml:space="preserve">Next, the atlas mesh undergoes UV mapping preparation in Blender 3.0+ </w:t>
      </w:r>
      <w:r w:rsidRPr="71CA58E1" w:rsidR="792EAC82">
        <w:rPr>
          <w:rFonts w:ascii="Aptos" w:hAnsi="Aptos" w:eastAsia="Aptos" w:cs="Aptos"/>
          <w:noProof w:val="0"/>
          <w:sz w:val="24"/>
          <w:szCs w:val="24"/>
          <w:lang w:val="en-US"/>
        </w:rPr>
        <w:t>operating</w:t>
      </w:r>
      <w:r w:rsidRPr="71CA58E1" w:rsidR="792EAC82">
        <w:rPr>
          <w:rFonts w:ascii="Aptos" w:hAnsi="Aptos" w:eastAsia="Aptos" w:cs="Aptos"/>
          <w:noProof w:val="0"/>
          <w:sz w:val="24"/>
          <w:szCs w:val="24"/>
          <w:lang w:val="en-US"/>
        </w:rPr>
        <w:t xml:space="preserve"> in background mode. Mesh cleaning procedures first remove duplicate vertices using a merge threshold of 0.0001 Blender units. UV unwrapping employs the Smart UV Project algorithm. The finalized atlas is exported as a triangulated OBJ file with embedded texture coordinates, </w:t>
      </w:r>
      <w:r w:rsidRPr="71CA58E1" w:rsidR="792EAC82">
        <w:rPr>
          <w:rFonts w:ascii="Aptos" w:hAnsi="Aptos" w:eastAsia="Aptos" w:cs="Aptos"/>
          <w:noProof w:val="0"/>
          <w:sz w:val="24"/>
          <w:szCs w:val="24"/>
          <w:lang w:val="en-US"/>
        </w:rPr>
        <w:t>utilizing</w:t>
      </w:r>
      <w:r w:rsidRPr="71CA58E1" w:rsidR="792EAC82">
        <w:rPr>
          <w:rFonts w:ascii="Aptos" w:hAnsi="Aptos" w:eastAsia="Aptos" w:cs="Aptos"/>
          <w:noProof w:val="0"/>
          <w:sz w:val="24"/>
          <w:szCs w:val="24"/>
          <w:lang w:val="en-US"/>
        </w:rPr>
        <w:t xml:space="preserve"> a Y-forward, Z-up coordinate system </w:t>
      </w:r>
      <w:r w:rsidRPr="71CA58E1" w:rsidR="792EAC82">
        <w:rPr>
          <w:rFonts w:ascii="Aptos" w:hAnsi="Aptos" w:eastAsia="Aptos" w:cs="Aptos"/>
          <w:noProof w:val="0"/>
          <w:sz w:val="24"/>
          <w:szCs w:val="24"/>
          <w:lang w:val="en-US"/>
        </w:rPr>
        <w:t xml:space="preserve">to </w:t>
      </w:r>
      <w:r w:rsidRPr="71CA58E1" w:rsidR="792EAC82">
        <w:rPr>
          <w:rFonts w:ascii="Aptos" w:hAnsi="Aptos" w:eastAsia="Aptos" w:cs="Aptos"/>
          <w:noProof w:val="0"/>
          <w:sz w:val="24"/>
          <w:szCs w:val="24"/>
          <w:lang w:val="en-US"/>
        </w:rPr>
        <w:t>maintain</w:t>
      </w:r>
      <w:r w:rsidRPr="71CA58E1" w:rsidR="792EAC82">
        <w:rPr>
          <w:rFonts w:ascii="Aptos" w:hAnsi="Aptos" w:eastAsia="Aptos" w:cs="Aptos"/>
          <w:noProof w:val="0"/>
          <w:sz w:val="24"/>
          <w:szCs w:val="24"/>
          <w:lang w:val="en-US"/>
        </w:rPr>
        <w:t xml:space="preserve"> </w:t>
      </w:r>
      <w:r w:rsidRPr="71CA58E1" w:rsidR="792EAC82">
        <w:rPr>
          <w:rFonts w:ascii="Aptos" w:hAnsi="Aptos" w:eastAsia="Aptos" w:cs="Aptos"/>
          <w:noProof w:val="0"/>
          <w:sz w:val="24"/>
          <w:szCs w:val="24"/>
          <w:lang w:val="en-US"/>
        </w:rPr>
        <w:t>compatibility</w:t>
      </w:r>
      <w:r w:rsidRPr="71CA58E1" w:rsidR="792EAC82">
        <w:rPr>
          <w:rFonts w:ascii="Aptos" w:hAnsi="Aptos" w:eastAsia="Aptos" w:cs="Aptos"/>
          <w:noProof w:val="0"/>
          <w:sz w:val="24"/>
          <w:szCs w:val="24"/>
          <w:lang w:val="en-US"/>
        </w:rPr>
        <w:t xml:space="preserve"> between Blender and 3D Slicer environments. Individual specimens undergo landmark-based rigid transformation using the VTK Landmark Transform to achieve spatial alignment with the generated atlas. The transformation is </w:t>
      </w:r>
      <w:r w:rsidRPr="71CA58E1" w:rsidR="792EAC82">
        <w:rPr>
          <w:rFonts w:ascii="Aptos" w:hAnsi="Aptos" w:eastAsia="Aptos" w:cs="Aptos"/>
          <w:noProof w:val="0"/>
          <w:sz w:val="24"/>
          <w:szCs w:val="24"/>
          <w:lang w:val="en-US"/>
        </w:rPr>
        <w:t>strictly limited</w:t>
      </w:r>
      <w:r w:rsidRPr="71CA58E1" w:rsidR="792EAC82">
        <w:rPr>
          <w:rFonts w:ascii="Aptos" w:hAnsi="Aptos" w:eastAsia="Aptos" w:cs="Aptos"/>
          <w:noProof w:val="0"/>
          <w:sz w:val="24"/>
          <w:szCs w:val="24"/>
          <w:lang w:val="en-US"/>
        </w:rPr>
        <w:t xml:space="preserve"> to rotation and translation; anisotropic scaling is explicitly prohibited to preserve original specimen geometry. Input </w:t>
      </w:r>
      <w:r w:rsidRPr="71CA58E1" w:rsidR="792EAC82">
        <w:rPr>
          <w:rFonts w:ascii="Aptos" w:hAnsi="Aptos" w:eastAsia="Aptos" w:cs="Aptos"/>
          <w:noProof w:val="0"/>
          <w:sz w:val="24"/>
          <w:szCs w:val="24"/>
          <w:lang w:val="en-US"/>
        </w:rPr>
        <w:t>comprises</w:t>
      </w:r>
      <w:r w:rsidRPr="71CA58E1" w:rsidR="792EAC82">
        <w:rPr>
          <w:rFonts w:ascii="Aptos" w:hAnsi="Aptos" w:eastAsia="Aptos" w:cs="Aptos"/>
          <w:noProof w:val="0"/>
          <w:sz w:val="24"/>
          <w:szCs w:val="24"/>
          <w:lang w:val="en-US"/>
        </w:rPr>
        <w:t xml:space="preserve"> original specimen meshes with their corresponding landmark configurations; output consists of spatially aligned meshes that </w:t>
      </w:r>
      <w:r w:rsidRPr="71CA58E1" w:rsidR="792EAC82">
        <w:rPr>
          <w:rFonts w:ascii="Aptos" w:hAnsi="Aptos" w:eastAsia="Aptos" w:cs="Aptos"/>
          <w:noProof w:val="0"/>
          <w:sz w:val="24"/>
          <w:szCs w:val="24"/>
          <w:lang w:val="en-US"/>
        </w:rPr>
        <w:t>retain</w:t>
      </w:r>
      <w:r w:rsidRPr="71CA58E1" w:rsidR="792EAC82">
        <w:rPr>
          <w:rFonts w:ascii="Aptos" w:hAnsi="Aptos" w:eastAsia="Aptos" w:cs="Aptos"/>
          <w:noProof w:val="0"/>
          <w:sz w:val="24"/>
          <w:szCs w:val="24"/>
          <w:lang w:val="en-US"/>
        </w:rPr>
        <w:t xml:space="preserve"> complete original surface detail while achieving positional correspondence with the atlas reference frame.</w:t>
      </w:r>
      <w:r w:rsidR="16B22819">
        <w:rPr/>
        <w:t xml:space="preserve"> </w:t>
      </w:r>
    </w:p>
    <w:p w:rsidR="7E0DD58C" w:rsidP="2EC3AEF8" w:rsidRDefault="7E0DD58C" w14:paraId="6368E791" w14:textId="5E6101A2">
      <w:pPr>
        <w:pStyle w:val="Normal"/>
      </w:pPr>
      <w:r w:rsidRPr="71CA58E1" w:rsidR="478F5212">
        <w:rPr>
          <w:rFonts w:ascii="Aptos" w:hAnsi="Aptos" w:eastAsia="Aptos" w:cs="Aptos"/>
          <w:noProof w:val="0"/>
          <w:sz w:val="24"/>
          <w:szCs w:val="24"/>
          <w:lang w:val="en-US"/>
        </w:rPr>
        <w:t>To establish a dense surface correspondence, point correspondence across the specimen population is established through a two-stage Thin Plate Spline (TPS) warping procedure combined with closest-point resampling. Each subject mesh undergoes TPS warping to the Procrustes mean shape, while the atlas mesh is independently warped to the same mean shape. Correspondence is subsequently established using VTK Cell Locator for nearest-neighbor search: for each atlas vertex, the closest surface point on the warped subject is identified, and both spatial position and UV coordinates are transferred via barycentric interpolation within the closest triangular cell. This approach preserves atlas mesh topology across all specimens, yielding OBJ files with identical vertex counts and consistent UV layouts throughout the population.</w:t>
      </w:r>
    </w:p>
    <w:p w:rsidR="7E0DD58C" w:rsidP="2EC3AEF8" w:rsidRDefault="7E0DD58C" w14:paraId="3F2EC5AE" w14:textId="1414A49E">
      <w:pPr>
        <w:pStyle w:val="Normal"/>
      </w:pPr>
      <w:r w:rsidRPr="71CA58E1" w:rsidR="4D38E776">
        <w:rPr>
          <w:rFonts w:ascii="Aptos" w:hAnsi="Aptos" w:eastAsia="Aptos" w:cs="Aptos"/>
          <w:noProof w:val="0"/>
          <w:sz w:val="24"/>
          <w:szCs w:val="24"/>
          <w:lang w:val="en-US"/>
        </w:rPr>
        <w:t xml:space="preserve">Finally, texture transfer from original specimens to the corresponded meshes is performed using Blender's Cycles render engine </w:t>
      </w:r>
      <w:r w:rsidRPr="71CA58E1" w:rsidR="4D38E776">
        <w:rPr>
          <w:rFonts w:ascii="Aptos" w:hAnsi="Aptos" w:eastAsia="Aptos" w:cs="Aptos"/>
          <w:noProof w:val="0"/>
          <w:sz w:val="24"/>
          <w:szCs w:val="24"/>
          <w:lang w:val="en-US"/>
        </w:rPr>
        <w:t>operating</w:t>
      </w:r>
      <w:r w:rsidRPr="71CA58E1" w:rsidR="4D38E776">
        <w:rPr>
          <w:rFonts w:ascii="Aptos" w:hAnsi="Aptos" w:eastAsia="Aptos" w:cs="Aptos"/>
          <w:noProof w:val="0"/>
          <w:sz w:val="24"/>
          <w:szCs w:val="24"/>
          <w:lang w:val="en-US"/>
        </w:rPr>
        <w:t xml:space="preserve"> in CPU mode via selected-</w:t>
      </w:r>
      <w:r w:rsidRPr="71CA58E1" w:rsidR="4D38E776">
        <w:rPr>
          <w:rFonts w:ascii="Aptos" w:hAnsi="Aptos" w:eastAsia="Aptos" w:cs="Aptos"/>
          <w:noProof w:val="0"/>
          <w:sz w:val="24"/>
          <w:szCs w:val="24"/>
          <w:lang w:val="en-US"/>
        </w:rPr>
        <w:t>toactive</w:t>
      </w:r>
      <w:r w:rsidRPr="71CA58E1" w:rsidR="4D38E776">
        <w:rPr>
          <w:rFonts w:ascii="Aptos" w:hAnsi="Aptos" w:eastAsia="Aptos" w:cs="Aptos"/>
          <w:noProof w:val="0"/>
          <w:sz w:val="24"/>
          <w:szCs w:val="24"/>
          <w:lang w:val="en-US"/>
        </w:rPr>
        <w:t xml:space="preserve"> baking with ray-traced diffuse color sampling. Input pairs consist of the aligned mesh with original texture serving as </w:t>
      </w:r>
      <w:r w:rsidRPr="71CA58E1" w:rsidR="4D38E776">
        <w:rPr>
          <w:rFonts w:ascii="Aptos" w:hAnsi="Aptos" w:eastAsia="Aptos" w:cs="Aptos"/>
          <w:noProof w:val="0"/>
          <w:sz w:val="24"/>
          <w:szCs w:val="24"/>
          <w:lang w:val="en-US"/>
        </w:rPr>
        <w:t>source</w:t>
      </w:r>
      <w:r w:rsidRPr="71CA58E1" w:rsidR="4D38E776">
        <w:rPr>
          <w:rFonts w:ascii="Aptos" w:hAnsi="Aptos" w:eastAsia="Aptos" w:cs="Aptos"/>
          <w:noProof w:val="0"/>
          <w:sz w:val="24"/>
          <w:szCs w:val="24"/>
          <w:lang w:val="en-US"/>
        </w:rPr>
        <w:t xml:space="preserve"> and the resampled mesh with atlas UV coordinates serving as target. Only diffuse color is baked, with direct lighting, </w:t>
      </w:r>
      <w:r w:rsidRPr="71CA58E1" w:rsidR="4D38E776">
        <w:rPr>
          <w:rFonts w:ascii="Aptos" w:hAnsi="Aptos" w:eastAsia="Aptos" w:cs="Aptos"/>
          <w:noProof w:val="0"/>
          <w:sz w:val="24"/>
          <w:szCs w:val="24"/>
          <w:lang w:val="en-US"/>
        </w:rPr>
        <w:t>indirect</w:t>
      </w:r>
      <w:r w:rsidRPr="71CA58E1" w:rsidR="4D38E776">
        <w:rPr>
          <w:rFonts w:ascii="Aptos" w:hAnsi="Aptos" w:eastAsia="Aptos" w:cs="Aptos"/>
          <w:noProof w:val="0"/>
          <w:sz w:val="24"/>
          <w:szCs w:val="24"/>
          <w:lang w:val="en-US"/>
        </w:rPr>
        <w:t xml:space="preserve"> lighting, and shading explicitly disabled to ensure texture fidelity. Ray-tracing projects the source texture onto the target UV space via closest-point mapping, with each specimen processed under a 300-second timeout. Output </w:t>
      </w:r>
      <w:r w:rsidRPr="71CA58E1" w:rsidR="4D38E776">
        <w:rPr>
          <w:rFonts w:ascii="Aptos" w:hAnsi="Aptos" w:eastAsia="Aptos" w:cs="Aptos"/>
          <w:noProof w:val="0"/>
          <w:sz w:val="24"/>
          <w:szCs w:val="24"/>
          <w:lang w:val="en-US"/>
        </w:rPr>
        <w:t>comprises</w:t>
      </w:r>
      <w:r w:rsidRPr="71CA58E1" w:rsidR="4D38E776">
        <w:rPr>
          <w:rFonts w:ascii="Aptos" w:hAnsi="Aptos" w:eastAsia="Aptos" w:cs="Aptos"/>
          <w:noProof w:val="0"/>
          <w:sz w:val="24"/>
          <w:szCs w:val="24"/>
          <w:lang w:val="en-US"/>
        </w:rPr>
        <w:t xml:space="preserve"> 8-bit RGB PNG images sharing a common UV layout across the entire population. The final stage computes the population-average color pattern via pixel-wise arithmetic mean across all baked textures using </w:t>
      </w:r>
      <w:r w:rsidRPr="71CA58E1" w:rsidR="4D38E776">
        <w:rPr>
          <w:rFonts w:ascii="Aptos" w:hAnsi="Aptos" w:eastAsia="Aptos" w:cs="Aptos"/>
          <w:noProof w:val="0"/>
          <w:sz w:val="24"/>
          <w:szCs w:val="24"/>
          <w:lang w:val="en-US"/>
        </w:rPr>
        <w:t>NumPy</w:t>
      </w:r>
      <w:r w:rsidRPr="71CA58E1" w:rsidR="4D38E776">
        <w:rPr>
          <w:rFonts w:ascii="Aptos" w:hAnsi="Aptos" w:eastAsia="Aptos" w:cs="Aptos"/>
          <w:noProof w:val="0"/>
          <w:sz w:val="24"/>
          <w:szCs w:val="24"/>
          <w:lang w:val="en-US"/>
        </w:rPr>
        <w:t xml:space="preserve"> array averaging with </w:t>
      </w:r>
      <w:r w:rsidRPr="71CA58E1" w:rsidR="4D38E776">
        <w:rPr>
          <w:rFonts w:ascii="Aptos" w:hAnsi="Aptos" w:eastAsia="Aptos" w:cs="Aptos"/>
          <w:noProof w:val="0"/>
          <w:sz w:val="24"/>
          <w:szCs w:val="24"/>
          <w:lang w:val="en-US"/>
        </w:rPr>
        <w:t>appropriate uint8</w:t>
      </w:r>
      <w:r w:rsidRPr="71CA58E1" w:rsidR="4D38E776">
        <w:rPr>
          <w:rFonts w:ascii="Aptos" w:hAnsi="Aptos" w:eastAsia="Aptos" w:cs="Aptos"/>
          <w:noProof w:val="0"/>
          <w:sz w:val="24"/>
          <w:szCs w:val="24"/>
          <w:lang w:val="en-US"/>
        </w:rPr>
        <w:t xml:space="preserve"> type conversion. The resulting output is a single PNG image </w:t>
      </w:r>
      <w:r w:rsidRPr="71CA58E1" w:rsidR="4D38E776">
        <w:rPr>
          <w:rFonts w:ascii="Aptos" w:hAnsi="Aptos" w:eastAsia="Aptos" w:cs="Aptos"/>
          <w:noProof w:val="0"/>
          <w:sz w:val="24"/>
          <w:szCs w:val="24"/>
          <w:lang w:val="en-US"/>
        </w:rPr>
        <w:t>representing</w:t>
      </w:r>
      <w:r w:rsidRPr="71CA58E1" w:rsidR="4D38E776">
        <w:rPr>
          <w:rFonts w:ascii="Aptos" w:hAnsi="Aptos" w:eastAsia="Aptos" w:cs="Aptos"/>
          <w:noProof w:val="0"/>
          <w:sz w:val="24"/>
          <w:szCs w:val="24"/>
          <w:lang w:val="en-US"/>
        </w:rPr>
        <w:t xml:space="preserve"> the mean color distribution across the population. The texture alignment process </w:t>
      </w:r>
      <w:r w:rsidRPr="71CA58E1" w:rsidR="4D38E776">
        <w:rPr>
          <w:rFonts w:ascii="Aptos" w:hAnsi="Aptos" w:eastAsia="Aptos" w:cs="Aptos"/>
          <w:noProof w:val="0"/>
          <w:sz w:val="24"/>
          <w:szCs w:val="24"/>
          <w:lang w:val="en-US"/>
        </w:rPr>
        <w:t>results</w:t>
      </w:r>
      <w:r w:rsidRPr="71CA58E1" w:rsidR="4D38E776">
        <w:rPr>
          <w:rFonts w:ascii="Aptos" w:hAnsi="Aptos" w:eastAsia="Aptos" w:cs="Aptos"/>
          <w:noProof w:val="0"/>
          <w:sz w:val="24"/>
          <w:szCs w:val="24"/>
          <w:lang w:val="en-US"/>
        </w:rPr>
        <w:t xml:space="preserve"> a population of meshes with identical topology and UV layout, each linked to a common texture space which enables the </w:t>
      </w:r>
      <w:r w:rsidRPr="71CA58E1" w:rsidR="4D38E776">
        <w:rPr>
          <w:rFonts w:ascii="Aptos" w:hAnsi="Aptos" w:eastAsia="Aptos" w:cs="Aptos"/>
          <w:noProof w:val="0"/>
          <w:sz w:val="24"/>
          <w:szCs w:val="24"/>
          <w:lang w:val="en-US"/>
        </w:rPr>
        <w:t>subsequent</w:t>
      </w:r>
      <w:r w:rsidRPr="71CA58E1" w:rsidR="4D38E776">
        <w:rPr>
          <w:rFonts w:ascii="Aptos" w:hAnsi="Aptos" w:eastAsia="Aptos" w:cs="Aptos"/>
          <w:noProof w:val="0"/>
          <w:sz w:val="24"/>
          <w:szCs w:val="24"/>
          <w:lang w:val="en-US"/>
        </w:rPr>
        <w:t xml:space="preserve"> exploration of color variation patterns.</w:t>
      </w:r>
      <w:r w:rsidR="16B22819">
        <w:rPr/>
        <w:t xml:space="preserve"> </w:t>
      </w:r>
    </w:p>
    <w:p w:rsidR="7A6DB199" w:rsidP="71CA58E1" w:rsidRDefault="7A6DB199" w14:paraId="681BB524" w14:textId="5042CC45">
      <w:pPr>
        <w:pStyle w:val="Normal"/>
      </w:pPr>
      <w:r w:rsidRPr="71CA58E1" w:rsidR="7A6DB199">
        <w:rPr>
          <w:rFonts w:ascii="Aptos" w:hAnsi="Aptos" w:eastAsia="Aptos" w:cs="Aptos"/>
          <w:noProof w:val="0"/>
          <w:sz w:val="24"/>
          <w:szCs w:val="24"/>
          <w:lang w:val="en-US"/>
        </w:rPr>
        <w:t>Following the configuration of the pipeline, the ATLAS tab provides the user with two primary execution options to manage the workflow. The run button initiates the complete, multi-stage ColorAtlas pipeline as described, encompassing everything from Procrustes alignment and atlas generation to the final texture baking for every specimen in the dataset. For users who have previously completed the computationally intensive atlas creation and correspondence stages, the tab also offers an Atlas Override mode. By providing the paths to a pre-existing atlas model and its corresponding landmark file, the user can bypass the initial steps and execute exclusively the texture baking phase. This feature is particularly useful for iteratively refining texture parameters, such as bake size, extrusion, or margin, or for applying the existing correspondence to a new set of textures without re-running the entire atlas generation procedure.</w:t>
      </w:r>
    </w:p>
    <w:p w:rsidR="7E0DD58C" w:rsidP="71CA58E1" w:rsidRDefault="7E0DD58C" w14:paraId="78D1C78B" w14:textId="63B02DE7">
      <w:pPr>
        <w:pStyle w:val="Normal"/>
        <w:rPr>
          <w:highlight w:val="yellow"/>
        </w:rPr>
      </w:pPr>
      <w:r w:rsidRPr="71CA58E1" w:rsidR="16B22819">
        <w:rPr>
          <w:highlight w:val="yellow"/>
        </w:rPr>
        <w:t>[Table on hyper parameters and function]</w:t>
      </w:r>
    </w:p>
    <w:p w:rsidR="63BB6967" w:rsidP="2EC3AEF8" w:rsidRDefault="63BB6967" w14:paraId="592B1404" w14:textId="6C6795C3">
      <w:pPr>
        <w:pStyle w:val="Heading2"/>
      </w:pPr>
      <w:r w:rsidR="58C544CC">
        <w:rPr/>
        <w:t>Color</w:t>
      </w:r>
      <w:r w:rsidR="5A440D49">
        <w:rPr/>
        <w:t xml:space="preserve"> </w:t>
      </w:r>
      <w:r w:rsidR="58C544CC">
        <w:rPr/>
        <w:t>Analysis</w:t>
      </w:r>
      <w:r w:rsidR="58C544CC">
        <w:rPr/>
        <w:t xml:space="preserve"> </w:t>
      </w:r>
    </w:p>
    <w:p w:rsidR="75C39A6E" w:rsidP="71CA58E1" w:rsidRDefault="75C39A6E" w14:paraId="5017168B" w14:textId="067560F2">
      <w:pPr>
        <w:pStyle w:val="Normal"/>
      </w:pPr>
      <w:r w:rsidRPr="71CA58E1" w:rsidR="75C39A6E">
        <w:rPr>
          <w:rFonts w:ascii="Aptos" w:hAnsi="Aptos" w:eastAsia="Aptos" w:cs="Aptos"/>
          <w:noProof w:val="0"/>
          <w:sz w:val="24"/>
          <w:szCs w:val="24"/>
          <w:lang w:val="en-US"/>
        </w:rPr>
        <w:t>The first color analysis feature in ColorAtlas is multi-texture clustering, an algorithm that simultaneously processes multiple texture images in CIELAB color space. For each specimen, face-level colors are extracted by sampling texture coordinates at triangle vertices and averaging across each face. ColorAtlas includes a specific Luminosity Normalization step to address the common problem of uneven technical lightning (eg., shadows or glare). Because the tool operates in 3D, it can normalize the L* and C* color channels across the entire topology to actively counteract shading artifacts before clustering begins. Building on the recolorize approach [13], colors are quantized using Mini-Batch K-Means clustering with a user-specified number of initial clusters, followed by a hierarchical agglomerative clustering step that consolidates these initial clusters across all specimens using average linkage on cluster centroids. To ensure consistent cluster labeling across specimens, the Hungarian algorithm optimally matches each specimen's clusters to a reference palette based on CIELAB color similarity, producing a shared color palette representing the major color classes present across the entire sample. inresults individual specimens can be visualized by mapping each face's original color to the nearest palette color, with an optional neighbor averaging step to reduce texture artifacts. For computational efficiency with high-resolution meshes, an optional graph-based face subsampling preserves topological relationships while reducing data volume.</w:t>
      </w:r>
    </w:p>
    <w:p w:rsidR="75C39A6E" w:rsidP="71CA58E1" w:rsidRDefault="75C39A6E" w14:paraId="097A042E" w14:textId="19D742CD">
      <w:pPr>
        <w:pStyle w:val="Normal"/>
      </w:pPr>
      <w:r w:rsidRPr="71CA58E1" w:rsidR="75C39A6E">
        <w:rPr>
          <w:rFonts w:ascii="Aptos" w:hAnsi="Aptos" w:eastAsia="Aptos" w:cs="Aptos"/>
          <w:noProof w:val="0"/>
          <w:sz w:val="24"/>
          <w:szCs w:val="24"/>
          <w:lang w:val="en-US"/>
        </w:rPr>
        <w:t xml:space="preserve">The next color analysis feature is population analysis, where cluster memberships from the multi-texture clustering step are converted to numerical vectors by calculating the cumulative surface area assigned to each consensus cluster per specimen. These </w:t>
      </w:r>
      <w:r w:rsidRPr="71CA58E1" w:rsidR="75C39A6E">
        <w:rPr>
          <w:rFonts w:ascii="Aptos" w:hAnsi="Aptos" w:eastAsia="Aptos" w:cs="Aptos"/>
          <w:noProof w:val="0"/>
          <w:sz w:val="24"/>
          <w:szCs w:val="24"/>
          <w:lang w:val="en-US"/>
        </w:rPr>
        <w:t>areaweighted</w:t>
      </w:r>
      <w:r w:rsidRPr="71CA58E1" w:rsidR="75C39A6E">
        <w:rPr>
          <w:rFonts w:ascii="Aptos" w:hAnsi="Aptos" w:eastAsia="Aptos" w:cs="Aptos"/>
          <w:noProof w:val="0"/>
          <w:sz w:val="24"/>
          <w:szCs w:val="24"/>
          <w:lang w:val="en-US"/>
        </w:rPr>
        <w:t xml:space="preserve"> vectors are normalized to unit length and subjected to dimensionality </w:t>
      </w:r>
      <w:r w:rsidRPr="71CA58E1" w:rsidR="75C39A6E">
        <w:rPr>
          <w:rFonts w:ascii="Aptos" w:hAnsi="Aptos" w:eastAsia="Aptos" w:cs="Aptos"/>
          <w:noProof w:val="0"/>
          <w:sz w:val="24"/>
          <w:szCs w:val="24"/>
          <w:lang w:val="en-US"/>
        </w:rPr>
        <w:t>reduction</w:t>
      </w:r>
      <w:r w:rsidRPr="71CA58E1" w:rsidR="75C39A6E">
        <w:rPr>
          <w:rFonts w:ascii="Aptos" w:hAnsi="Aptos" w:eastAsia="Aptos" w:cs="Aptos"/>
          <w:noProof w:val="0"/>
          <w:sz w:val="24"/>
          <w:szCs w:val="24"/>
          <w:lang w:val="en-US"/>
        </w:rPr>
        <w:t xml:space="preserve"> using PCA, ICA, or UMAP with user-selectable </w:t>
      </w:r>
      <w:r w:rsidRPr="71CA58E1" w:rsidR="75C39A6E">
        <w:rPr>
          <w:rFonts w:ascii="Aptos" w:hAnsi="Aptos" w:eastAsia="Aptos" w:cs="Aptos"/>
          <w:noProof w:val="0"/>
          <w:sz w:val="24"/>
          <w:szCs w:val="24"/>
          <w:lang w:val="en-US"/>
        </w:rPr>
        <w:t>component</w:t>
      </w:r>
      <w:r w:rsidRPr="71CA58E1" w:rsidR="75C39A6E">
        <w:rPr>
          <w:rFonts w:ascii="Aptos" w:hAnsi="Aptos" w:eastAsia="Aptos" w:cs="Aptos"/>
          <w:noProof w:val="0"/>
          <w:sz w:val="24"/>
          <w:szCs w:val="24"/>
          <w:lang w:val="en-US"/>
        </w:rPr>
        <w:t xml:space="preserve"> counts. For HSV analysis, the visualization employs hue-binned colored scatter plots to preserve color information, and the resulting embedding is displayed in an interactive scatter plot where each point </w:t>
      </w:r>
      <w:r w:rsidRPr="71CA58E1" w:rsidR="75C39A6E">
        <w:rPr>
          <w:rFonts w:ascii="Aptos" w:hAnsi="Aptos" w:eastAsia="Aptos" w:cs="Aptos"/>
          <w:noProof w:val="0"/>
          <w:sz w:val="24"/>
          <w:szCs w:val="24"/>
          <w:lang w:val="en-US"/>
        </w:rPr>
        <w:t>represents</w:t>
      </w:r>
      <w:r w:rsidRPr="71CA58E1" w:rsidR="75C39A6E">
        <w:rPr>
          <w:rFonts w:ascii="Aptos" w:hAnsi="Aptos" w:eastAsia="Aptos" w:cs="Aptos"/>
          <w:noProof w:val="0"/>
          <w:sz w:val="24"/>
          <w:szCs w:val="24"/>
          <w:lang w:val="en-US"/>
        </w:rPr>
        <w:t xml:space="preserve"> a specimen, enabling assessment of population structure and color variation patterns.</w:t>
      </w:r>
    </w:p>
    <w:p w:rsidR="75C39A6E" w:rsidP="71CA58E1" w:rsidRDefault="75C39A6E" w14:paraId="0FAC1580" w14:textId="5ADA70C9">
      <w:pPr>
        <w:pStyle w:val="Normal"/>
      </w:pPr>
      <w:r w:rsidRPr="71CA58E1" w:rsidR="75C39A6E">
        <w:rPr>
          <w:rFonts w:ascii="Aptos" w:hAnsi="Aptos" w:eastAsia="Aptos" w:cs="Aptos"/>
          <w:noProof w:val="0"/>
          <w:sz w:val="24"/>
          <w:szCs w:val="24"/>
          <w:lang w:val="en-US"/>
        </w:rPr>
        <w:t>Lastly, in morphospace navigation, the PCA or ICA space transforms into an interactive morphospace where users navigate through the color continuum via dual sliders controlling position along selected components. Inverse transformation of current coordinates reconstructs the corresponding color palette, which is instantaneously applied to the 3D atlas model through a custom side-by-side layout presenting the 3D model and scatter plot simultaneously, allowing real-time observation of how surface coloration shifts continuously along each axis of variation.</w:t>
      </w:r>
    </w:p>
    <w:p w:rsidR="75C39A6E" w:rsidP="71CA58E1" w:rsidRDefault="75C39A6E" w14:paraId="1C97BCFD" w14:textId="73D3C93A">
      <w:pPr>
        <w:pStyle w:val="Normal"/>
      </w:pPr>
      <w:r w:rsidRPr="71CA58E1" w:rsidR="75C39A6E">
        <w:rPr>
          <w:rFonts w:ascii="Aptos" w:hAnsi="Aptos" w:eastAsia="Aptos" w:cs="Aptos"/>
          <w:noProof w:val="0"/>
          <w:sz w:val="24"/>
          <w:szCs w:val="24"/>
          <w:lang w:val="en-US"/>
        </w:rPr>
        <w:t xml:space="preserve">Designed with the user in mind, this workflow transforms complex computational methods into an intuitive exploration of biological color variation. Beginning with multitexture clustering, users can </w:t>
      </w:r>
      <w:r w:rsidRPr="71CA58E1" w:rsidR="75C39A6E">
        <w:rPr>
          <w:rFonts w:ascii="Aptos" w:hAnsi="Aptos" w:eastAsia="Aptos" w:cs="Aptos"/>
          <w:noProof w:val="0"/>
          <w:sz w:val="24"/>
          <w:szCs w:val="24"/>
          <w:lang w:val="en-US"/>
        </w:rPr>
        <w:t>immediately</w:t>
      </w:r>
      <w:r w:rsidRPr="71CA58E1" w:rsidR="75C39A6E">
        <w:rPr>
          <w:rFonts w:ascii="Aptos" w:hAnsi="Aptos" w:eastAsia="Aptos" w:cs="Aptos"/>
          <w:noProof w:val="0"/>
          <w:sz w:val="24"/>
          <w:szCs w:val="24"/>
          <w:lang w:val="en-US"/>
        </w:rPr>
        <w:t xml:space="preserve"> </w:t>
      </w:r>
      <w:r w:rsidRPr="71CA58E1" w:rsidR="75C39A6E">
        <w:rPr>
          <w:rFonts w:ascii="Aptos" w:hAnsi="Aptos" w:eastAsia="Aptos" w:cs="Aptos"/>
          <w:noProof w:val="0"/>
          <w:sz w:val="24"/>
          <w:szCs w:val="24"/>
          <w:lang w:val="en-US"/>
        </w:rPr>
        <w:t>validate</w:t>
      </w:r>
      <w:r w:rsidRPr="71CA58E1" w:rsidR="75C39A6E">
        <w:rPr>
          <w:rFonts w:ascii="Aptos" w:hAnsi="Aptos" w:eastAsia="Aptos" w:cs="Aptos"/>
          <w:noProof w:val="0"/>
          <w:sz w:val="24"/>
          <w:szCs w:val="24"/>
          <w:lang w:val="en-US"/>
        </w:rPr>
        <w:t xml:space="preserve"> their parameter choices by toggling between raw and clustered textures for individual specimens, ensuring that the simplified palette faithfully </w:t>
      </w:r>
      <w:r w:rsidRPr="71CA58E1" w:rsidR="75C39A6E">
        <w:rPr>
          <w:rFonts w:ascii="Aptos" w:hAnsi="Aptos" w:eastAsia="Aptos" w:cs="Aptos"/>
          <w:noProof w:val="0"/>
          <w:sz w:val="24"/>
          <w:szCs w:val="24"/>
          <w:lang w:val="en-US"/>
        </w:rPr>
        <w:t>represents</w:t>
      </w:r>
      <w:r w:rsidRPr="71CA58E1" w:rsidR="75C39A6E">
        <w:rPr>
          <w:rFonts w:ascii="Aptos" w:hAnsi="Aptos" w:eastAsia="Aptos" w:cs="Aptos"/>
          <w:noProof w:val="0"/>
          <w:sz w:val="24"/>
          <w:szCs w:val="24"/>
          <w:lang w:val="en-US"/>
        </w:rPr>
        <w:t xml:space="preserve"> original patterns before scaling to population-level analysis. The population analysis then distills multivariate color data into an accessible scatter plot where each specimen becomes a single point, making patterns of similarity and divergence </w:t>
      </w:r>
      <w:r w:rsidRPr="71CA58E1" w:rsidR="75C39A6E">
        <w:rPr>
          <w:rFonts w:ascii="Aptos" w:hAnsi="Aptos" w:eastAsia="Aptos" w:cs="Aptos"/>
          <w:noProof w:val="0"/>
          <w:sz w:val="24"/>
          <w:szCs w:val="24"/>
          <w:lang w:val="en-US"/>
        </w:rPr>
        <w:t>immediately</w:t>
      </w:r>
      <w:r w:rsidRPr="71CA58E1" w:rsidR="75C39A6E">
        <w:rPr>
          <w:rFonts w:ascii="Aptos" w:hAnsi="Aptos" w:eastAsia="Aptos" w:cs="Aptos"/>
          <w:noProof w:val="0"/>
          <w:sz w:val="24"/>
          <w:szCs w:val="24"/>
          <w:lang w:val="en-US"/>
        </w:rPr>
        <w:t xml:space="preserve"> visible without requiring statistical </w:t>
      </w:r>
      <w:r w:rsidRPr="71CA58E1" w:rsidR="75C39A6E">
        <w:rPr>
          <w:rFonts w:ascii="Aptos" w:hAnsi="Aptos" w:eastAsia="Aptos" w:cs="Aptos"/>
          <w:noProof w:val="0"/>
          <w:sz w:val="24"/>
          <w:szCs w:val="24"/>
          <w:lang w:val="en-US"/>
        </w:rPr>
        <w:t>expertise</w:t>
      </w:r>
      <w:r w:rsidRPr="71CA58E1" w:rsidR="75C39A6E">
        <w:rPr>
          <w:rFonts w:ascii="Aptos" w:hAnsi="Aptos" w:eastAsia="Aptos" w:cs="Aptos"/>
          <w:noProof w:val="0"/>
          <w:sz w:val="24"/>
          <w:szCs w:val="24"/>
          <w:lang w:val="en-US"/>
        </w:rPr>
        <w:t xml:space="preserve">. Finally, the </w:t>
      </w:r>
      <w:r w:rsidRPr="71CA58E1" w:rsidR="75C39A6E">
        <w:rPr>
          <w:rFonts w:ascii="Aptos" w:hAnsi="Aptos" w:eastAsia="Aptos" w:cs="Aptos"/>
          <w:noProof w:val="0"/>
          <w:sz w:val="24"/>
          <w:szCs w:val="24"/>
          <w:lang w:val="en-US"/>
        </w:rPr>
        <w:t>morphospace</w:t>
      </w:r>
      <w:r w:rsidRPr="71CA58E1" w:rsidR="75C39A6E">
        <w:rPr>
          <w:rFonts w:ascii="Aptos" w:hAnsi="Aptos" w:eastAsia="Aptos" w:cs="Aptos"/>
          <w:noProof w:val="0"/>
          <w:sz w:val="24"/>
          <w:szCs w:val="24"/>
          <w:lang w:val="en-US"/>
        </w:rPr>
        <w:t xml:space="preserve"> navigation bridges the gap between abstract axes and biological meaning: as users adjust sliders along principal components, they witness continuous color transitions in real-time on the 3D atlas model, transforming numbers on a </w:t>
      </w:r>
      <w:r w:rsidRPr="71CA58E1" w:rsidR="75C39A6E">
        <w:rPr>
          <w:rFonts w:ascii="Aptos" w:hAnsi="Aptos" w:eastAsia="Aptos" w:cs="Aptos"/>
          <w:noProof w:val="0"/>
          <w:sz w:val="24"/>
          <w:szCs w:val="24"/>
          <w:lang w:val="en-US"/>
        </w:rPr>
        <w:t>plot int</w:t>
      </w:r>
      <w:r w:rsidRPr="71CA58E1" w:rsidR="75C39A6E">
        <w:rPr>
          <w:rFonts w:ascii="Aptos" w:hAnsi="Aptos" w:eastAsia="Aptos" w:cs="Aptos"/>
          <w:noProof w:val="0"/>
          <w:sz w:val="24"/>
          <w:szCs w:val="24"/>
          <w:lang w:val="en-US"/>
        </w:rPr>
        <w:t>o</w:t>
      </w:r>
      <w:r w:rsidRPr="71CA58E1" w:rsidR="5C3B788D">
        <w:rPr>
          <w:rFonts w:ascii="Aptos" w:hAnsi="Aptos" w:eastAsia="Aptos" w:cs="Aptos"/>
          <w:noProof w:val="0"/>
          <w:sz w:val="24"/>
          <w:szCs w:val="24"/>
          <w:lang w:val="en-US"/>
        </w:rPr>
        <w:t xml:space="preserve"> </w:t>
      </w:r>
      <w:r w:rsidRPr="71CA58E1" w:rsidR="75C39A6E">
        <w:rPr>
          <w:rFonts w:ascii="Aptos" w:hAnsi="Aptos" w:eastAsia="Aptos" w:cs="Aptos"/>
          <w:noProof w:val="0"/>
          <w:sz w:val="24"/>
          <w:szCs w:val="24"/>
          <w:lang w:val="en-US"/>
        </w:rPr>
        <w:t>tangible hypotheses about how coloration evolves across the population. Whether documenting discrete morphs or subtle clines, this integrated approach empowers researchers to move from raw textures to biological insights with confidence and clarity.</w:t>
      </w:r>
    </w:p>
    <w:p w:rsidR="6268A3FB" w:rsidP="71CA58E1" w:rsidRDefault="6268A3FB" w14:paraId="50C2A56B" w14:textId="601029E5">
      <w:pPr>
        <w:pStyle w:val="Normal"/>
        <w:rPr>
          <w:b w:val="1"/>
          <w:bCs w:val="1"/>
        </w:rPr>
      </w:pPr>
      <w:r w:rsidRPr="71CA58E1" w:rsidR="38D78561">
        <w:rPr>
          <w:b w:val="1"/>
          <w:bCs w:val="1"/>
        </w:rPr>
        <w:t xml:space="preserve">Table </w:t>
      </w:r>
      <w:r w:rsidRPr="71CA58E1" w:rsidR="056E2D7E">
        <w:rPr>
          <w:b w:val="1"/>
          <w:bCs w:val="1"/>
        </w:rPr>
        <w:t>1</w:t>
      </w:r>
      <w:r w:rsidRPr="71CA58E1" w:rsidR="38D78561">
        <w:rPr>
          <w:b w:val="1"/>
          <w:bCs w:val="1"/>
        </w:rPr>
        <w:t xml:space="preserve">: </w:t>
      </w:r>
      <w:r w:rsidRPr="71CA58E1" w:rsidR="7D5CE389">
        <w:rPr>
          <w:b w:val="1"/>
          <w:bCs w:val="1"/>
        </w:rPr>
        <w:t>Significant</w:t>
      </w:r>
      <w:r w:rsidRPr="71CA58E1" w:rsidR="38D78561">
        <w:rPr>
          <w:b w:val="1"/>
          <w:bCs w:val="1"/>
        </w:rPr>
        <w:t xml:space="preserve"> parameters of color analysis</w:t>
      </w:r>
    </w:p>
    <w:tbl>
      <w:tblPr>
        <w:tblStyle w:val="TableGrid"/>
        <w:tblW w:w="9345" w:type="dxa"/>
        <w:tblLook w:val="0680" w:firstRow="0" w:lastRow="0" w:firstColumn="1" w:lastColumn="0" w:noHBand="1" w:noVBand="1"/>
      </w:tblPr>
      <w:tblGrid>
        <w:gridCol w:w="1635"/>
        <w:gridCol w:w="1485"/>
        <w:gridCol w:w="6225"/>
      </w:tblGrid>
      <w:tr w:rsidR="2EC3AEF8" w:rsidTr="71CA58E1" w14:paraId="76338E90">
        <w:trPr>
          <w:trHeight w:val="300"/>
        </w:trPr>
        <w:tc>
          <w:tcPr>
            <w:tcW w:w="1635" w:type="dxa"/>
            <w:tcMar/>
          </w:tcPr>
          <w:p w:rsidR="42D3304E" w:rsidP="71CA58E1" w:rsidRDefault="42D3304E" w14:paraId="6B798222" w14:textId="64B98594">
            <w:pPr>
              <w:pStyle w:val="Normal"/>
              <w:rPr>
                <w:b w:val="1"/>
                <w:bCs w:val="1"/>
                <w:sz w:val="22"/>
                <w:szCs w:val="22"/>
              </w:rPr>
            </w:pPr>
            <w:r w:rsidRPr="71CA58E1" w:rsidR="39587A9E">
              <w:rPr>
                <w:b w:val="1"/>
                <w:bCs w:val="1"/>
                <w:sz w:val="22"/>
                <w:szCs w:val="22"/>
              </w:rPr>
              <w:t>Params</w:t>
            </w:r>
          </w:p>
        </w:tc>
        <w:tc>
          <w:tcPr>
            <w:tcW w:w="1485" w:type="dxa"/>
            <w:tcMar/>
          </w:tcPr>
          <w:p w:rsidR="42D3304E" w:rsidP="71CA58E1" w:rsidRDefault="42D3304E" w14:paraId="379CDCAC" w14:textId="7C78E3EC">
            <w:pPr>
              <w:pStyle w:val="Normal"/>
              <w:rPr>
                <w:b w:val="1"/>
                <w:bCs w:val="1"/>
                <w:sz w:val="22"/>
                <w:szCs w:val="22"/>
              </w:rPr>
            </w:pPr>
            <w:r w:rsidRPr="71CA58E1" w:rsidR="39587A9E">
              <w:rPr>
                <w:b w:val="1"/>
                <w:bCs w:val="1"/>
                <w:sz w:val="22"/>
                <w:szCs w:val="22"/>
              </w:rPr>
              <w:t>Category</w:t>
            </w:r>
          </w:p>
        </w:tc>
        <w:tc>
          <w:tcPr>
            <w:tcW w:w="6225" w:type="dxa"/>
            <w:tcMar/>
          </w:tcPr>
          <w:p w:rsidR="42D3304E" w:rsidP="71CA58E1" w:rsidRDefault="42D3304E" w14:paraId="3BE09BED" w14:textId="6C3BF812">
            <w:pPr>
              <w:pStyle w:val="Normal"/>
              <w:rPr>
                <w:b w:val="1"/>
                <w:bCs w:val="1"/>
                <w:sz w:val="22"/>
                <w:szCs w:val="22"/>
              </w:rPr>
            </w:pPr>
            <w:r w:rsidRPr="71CA58E1" w:rsidR="39587A9E">
              <w:rPr>
                <w:b w:val="1"/>
                <w:bCs w:val="1"/>
                <w:sz w:val="22"/>
                <w:szCs w:val="22"/>
              </w:rPr>
              <w:t>Description</w:t>
            </w:r>
          </w:p>
        </w:tc>
      </w:tr>
      <w:tr w:rsidR="2EC3AEF8" w:rsidTr="71CA58E1" w14:paraId="183FFBA4">
        <w:trPr>
          <w:trHeight w:val="300"/>
        </w:trPr>
        <w:tc>
          <w:tcPr>
            <w:tcW w:w="1635" w:type="dxa"/>
            <w:tcMar/>
          </w:tcPr>
          <w:p w:rsidR="42D3304E" w:rsidP="71CA58E1" w:rsidRDefault="42D3304E" w14:paraId="26D7E481" w14:textId="7130C49F">
            <w:pPr>
              <w:pStyle w:val="Normal"/>
              <w:rPr>
                <w:sz w:val="22"/>
                <w:szCs w:val="22"/>
              </w:rPr>
            </w:pPr>
            <w:r w:rsidRPr="71CA58E1" w:rsidR="39587A9E">
              <w:rPr>
                <w:sz w:val="22"/>
                <w:szCs w:val="22"/>
              </w:rPr>
              <w:t>Mode</w:t>
            </w:r>
          </w:p>
        </w:tc>
        <w:tc>
          <w:tcPr>
            <w:tcW w:w="1485" w:type="dxa"/>
            <w:tcMar/>
          </w:tcPr>
          <w:p w:rsidR="62398CE9" w:rsidP="71CA58E1" w:rsidRDefault="62398CE9" w14:paraId="509A7698" w14:textId="2C00FDC7">
            <w:pPr>
              <w:pStyle w:val="Normal"/>
              <w:rPr>
                <w:sz w:val="22"/>
                <w:szCs w:val="22"/>
              </w:rPr>
            </w:pPr>
            <w:r w:rsidRPr="71CA58E1" w:rsidR="75D53A10">
              <w:rPr>
                <w:sz w:val="22"/>
                <w:szCs w:val="22"/>
              </w:rPr>
              <w:t xml:space="preserve">Pipeline </w:t>
            </w:r>
            <w:r w:rsidRPr="71CA58E1" w:rsidR="27271FB7">
              <w:rPr>
                <w:sz w:val="22"/>
                <w:szCs w:val="22"/>
              </w:rPr>
              <w:t>Settings</w:t>
            </w:r>
          </w:p>
        </w:tc>
        <w:tc>
          <w:tcPr>
            <w:tcW w:w="6225" w:type="dxa"/>
            <w:tcMar/>
          </w:tcPr>
          <w:p w:rsidR="62398CE9" w:rsidP="71CA58E1" w:rsidRDefault="62398CE9" w14:paraId="5C992C59" w14:textId="7211B89E">
            <w:pPr>
              <w:pStyle w:val="Normal"/>
              <w:rPr>
                <w:sz w:val="22"/>
                <w:szCs w:val="22"/>
              </w:rPr>
            </w:pPr>
            <w:r w:rsidRPr="71CA58E1" w:rsidR="75D53A10">
              <w:rPr>
                <w:sz w:val="22"/>
                <w:szCs w:val="22"/>
              </w:rPr>
              <w:t>Toggles between "Clustering" (generating a shared quantized color palette) and "Subsample and Average Only" (averages face colors without applying K-means quantization or hierarchical clustering, preserving original color values per face).</w:t>
            </w:r>
          </w:p>
        </w:tc>
      </w:tr>
      <w:tr w:rsidR="2EC3AEF8" w:rsidTr="71CA58E1" w14:paraId="2D9B3D17">
        <w:trPr>
          <w:trHeight w:val="300"/>
        </w:trPr>
        <w:tc>
          <w:tcPr>
            <w:tcW w:w="1635" w:type="dxa"/>
            <w:tcMar/>
          </w:tcPr>
          <w:p w:rsidR="2EC3AEF8" w:rsidP="71CA58E1" w:rsidRDefault="2EC3AEF8" w14:paraId="15F687C1" w14:textId="5146CEF9">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Normalize Luminosity</w:t>
            </w:r>
          </w:p>
        </w:tc>
        <w:tc>
          <w:tcPr>
            <w:tcW w:w="1485" w:type="dxa"/>
            <w:tcMar/>
          </w:tcPr>
          <w:p w:rsidR="2EC3AEF8" w:rsidP="71CA58E1" w:rsidRDefault="2EC3AEF8" w14:paraId="307E0000" w14:textId="1D4C179B">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Pre-processing</w:t>
            </w:r>
          </w:p>
        </w:tc>
        <w:tc>
          <w:tcPr>
            <w:tcW w:w="6225" w:type="dxa"/>
            <w:tcMar/>
          </w:tcPr>
          <w:p w:rsidR="2EC3AEF8" w:rsidP="71CA58E1" w:rsidRDefault="2EC3AEF8" w14:paraId="22CF2E68" w14:textId="6D915386">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Optional toggle to normalize lighting variation across the specimen's texture, reducing artifacts from uneven lighting or shadows.</w:t>
            </w:r>
          </w:p>
        </w:tc>
      </w:tr>
      <w:tr w:rsidR="2EC3AEF8" w:rsidTr="71CA58E1" w14:paraId="7E73F6A5">
        <w:trPr>
          <w:trHeight w:val="300"/>
        </w:trPr>
        <w:tc>
          <w:tcPr>
            <w:tcW w:w="1635" w:type="dxa"/>
            <w:tcMar/>
          </w:tcPr>
          <w:p w:rsidR="2EC3AEF8" w:rsidP="71CA58E1" w:rsidRDefault="2EC3AEF8" w14:paraId="1943C615" w14:textId="32055DEF">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Initial Clusters</w:t>
            </w:r>
          </w:p>
        </w:tc>
        <w:tc>
          <w:tcPr>
            <w:tcW w:w="1485" w:type="dxa"/>
            <w:tcMar/>
          </w:tcPr>
          <w:p w:rsidR="5B350248" w:rsidP="71CA58E1" w:rsidRDefault="5B350248" w14:paraId="57259C54" w14:textId="5695D9E7">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z w:val="22"/>
                <w:szCs w:val="22"/>
              </w:rPr>
            </w:pPr>
            <w:r w:rsidRPr="71CA58E1" w:rsidR="15414BF8">
              <w:rPr>
                <w:rFonts w:ascii="Aptos" w:hAnsi="Aptos"/>
                <w:b w:val="0"/>
                <w:bCs w:val="0"/>
                <w:i w:val="0"/>
                <w:iCs w:val="0"/>
                <w:caps w:val="0"/>
                <w:smallCaps w:val="0"/>
                <w:sz w:val="22"/>
                <w:szCs w:val="22"/>
              </w:rPr>
              <w:t>Clustering</w:t>
            </w:r>
          </w:p>
        </w:tc>
        <w:tc>
          <w:tcPr>
            <w:tcW w:w="6225" w:type="dxa"/>
            <w:tcMar/>
          </w:tcPr>
          <w:p w:rsidR="2EC3AEF8" w:rsidP="71CA58E1" w:rsidRDefault="2EC3AEF8" w14:paraId="4271F61A" w14:textId="7CAE3028">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The number of clusters used for initial K-means color quantization per specimen. Sets the preliminary granularity of color grouping.</w:t>
            </w:r>
          </w:p>
        </w:tc>
      </w:tr>
      <w:tr w:rsidR="2EC3AEF8" w:rsidTr="71CA58E1" w14:paraId="4E7AD7FC">
        <w:trPr>
          <w:trHeight w:val="300"/>
        </w:trPr>
        <w:tc>
          <w:tcPr>
            <w:tcW w:w="1635" w:type="dxa"/>
            <w:tcMar/>
          </w:tcPr>
          <w:p w:rsidR="2EC3AEF8" w:rsidP="71CA58E1" w:rsidRDefault="2EC3AEF8" w14:paraId="1223AC6D" w14:textId="18230E40">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Consolidated Clusters</w:t>
            </w:r>
          </w:p>
        </w:tc>
        <w:tc>
          <w:tcPr>
            <w:tcW w:w="1485" w:type="dxa"/>
            <w:tcMar/>
          </w:tcPr>
          <w:p w:rsidR="52E75381" w:rsidP="71CA58E1" w:rsidRDefault="52E75381" w14:paraId="434DDCFA" w14:textId="36B1E9CB">
            <w:pPr>
              <w:pStyle w:val="Normal"/>
              <w:suppressLineNumbers w:val="0"/>
              <w:bidi w:val="0"/>
              <w:spacing w:before="0" w:beforeAutospacing="off" w:after="160" w:afterAutospacing="off" w:line="279" w:lineRule="auto"/>
              <w:ind w:left="0" w:right="0"/>
              <w:jc w:val="left"/>
              <w:rPr>
                <w:rFonts w:ascii="Aptos" w:hAnsi="Aptos"/>
                <w:b w:val="0"/>
                <w:bCs w:val="0"/>
                <w:i w:val="0"/>
                <w:iCs w:val="0"/>
                <w:caps w:val="0"/>
                <w:smallCaps w:val="0"/>
                <w:sz w:val="22"/>
                <w:szCs w:val="22"/>
              </w:rPr>
            </w:pPr>
            <w:r w:rsidRPr="71CA58E1" w:rsidR="740D2B5D">
              <w:rPr>
                <w:rFonts w:ascii="Aptos" w:hAnsi="Aptos"/>
                <w:b w:val="0"/>
                <w:bCs w:val="0"/>
                <w:i w:val="0"/>
                <w:iCs w:val="0"/>
                <w:caps w:val="0"/>
                <w:smallCaps w:val="0"/>
                <w:sz w:val="22"/>
                <w:szCs w:val="22"/>
              </w:rPr>
              <w:t>Clustering</w:t>
            </w:r>
          </w:p>
        </w:tc>
        <w:tc>
          <w:tcPr>
            <w:tcW w:w="6225" w:type="dxa"/>
            <w:tcMar/>
          </w:tcPr>
          <w:p w:rsidR="2EC3AEF8" w:rsidP="71CA58E1" w:rsidRDefault="2EC3AEF8" w14:paraId="06BF368E" w14:textId="5DC3A11A">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The final target number of color classes after hierarchical agglomerative clustering. Determines the size of the shared, population-wide color palette.</w:t>
            </w:r>
          </w:p>
        </w:tc>
      </w:tr>
      <w:tr w:rsidR="2EC3AEF8" w:rsidTr="71CA58E1" w14:paraId="6CDAEA46">
        <w:trPr>
          <w:trHeight w:val="300"/>
        </w:trPr>
        <w:tc>
          <w:tcPr>
            <w:tcW w:w="1635" w:type="dxa"/>
            <w:tcMar/>
          </w:tcPr>
          <w:p w:rsidR="2EC3AEF8" w:rsidP="71CA58E1" w:rsidRDefault="2EC3AEF8" w14:paraId="1D7820BB" w14:textId="61210E64">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Number of Faces (Subsampling)</w:t>
            </w:r>
          </w:p>
        </w:tc>
        <w:tc>
          <w:tcPr>
            <w:tcW w:w="1485" w:type="dxa"/>
            <w:tcMar/>
          </w:tcPr>
          <w:p w:rsidR="2EC3AEF8" w:rsidP="71CA58E1" w:rsidRDefault="2EC3AEF8" w14:paraId="01C1E5EF" w14:textId="221AF339">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 xml:space="preserve">Performance </w:t>
            </w:r>
          </w:p>
        </w:tc>
        <w:tc>
          <w:tcPr>
            <w:tcW w:w="6225" w:type="dxa"/>
            <w:tcMar/>
          </w:tcPr>
          <w:p w:rsidR="2EC3AEF8" w:rsidP="71CA58E1" w:rsidRDefault="2EC3AEF8" w14:paraId="013C48C7" w14:textId="1FB05820">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Graph-based reduction of the total face count for analysis. Decreases computational load for high-resolution meshes (default: 10000).</w:t>
            </w:r>
          </w:p>
        </w:tc>
      </w:tr>
      <w:tr w:rsidR="2EC3AEF8" w:rsidTr="71CA58E1" w14:paraId="7086BBFA">
        <w:trPr>
          <w:trHeight w:val="435"/>
        </w:trPr>
        <w:tc>
          <w:tcPr>
            <w:tcW w:w="1635" w:type="dxa"/>
            <w:tcMar/>
          </w:tcPr>
          <w:p w:rsidR="2EC3AEF8" w:rsidP="71CA58E1" w:rsidRDefault="2EC3AEF8" w14:paraId="06EE7A55" w14:textId="47A6917A">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Neighbor Average</w:t>
            </w:r>
          </w:p>
        </w:tc>
        <w:tc>
          <w:tcPr>
            <w:tcW w:w="1485" w:type="dxa"/>
            <w:tcMar/>
          </w:tcPr>
          <w:p w:rsidR="2EC3AEF8" w:rsidP="71CA58E1" w:rsidRDefault="2EC3AEF8" w14:paraId="3DEF29F0" w14:textId="3F9B24F7">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 xml:space="preserve">Post-processing </w:t>
            </w:r>
          </w:p>
        </w:tc>
        <w:tc>
          <w:tcPr>
            <w:tcW w:w="6225" w:type="dxa"/>
            <w:tcMar/>
          </w:tcPr>
          <w:p w:rsidR="2EC3AEF8" w:rsidP="71CA58E1" w:rsidRDefault="2EC3AEF8" w14:paraId="452032FE" w14:textId="7CAEA3B1">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Applies an averaging filter to neighborhood face colors to reduce noise, texture artifacts, and smooth the mapped color boundaries.</w:t>
            </w:r>
          </w:p>
        </w:tc>
      </w:tr>
    </w:tbl>
    <w:p w:rsidR="2EC3AEF8" w:rsidP="2EC3AEF8" w:rsidRDefault="2EC3AEF8" w14:paraId="584BF06E" w14:textId="3BB8C6FD">
      <w:pPr>
        <w:pStyle w:val="Normal"/>
        <w:suppressLineNumbers w:val="0"/>
        <w:bidi w:val="0"/>
        <w:spacing w:before="0" w:beforeAutospacing="off" w:after="160" w:afterAutospacing="off" w:line="279" w:lineRule="auto"/>
        <w:ind w:left="0" w:right="0"/>
        <w:jc w:val="left"/>
      </w:pPr>
    </w:p>
    <w:p w:rsidR="5EDECE87" w:rsidP="2EC3AEF8" w:rsidRDefault="5EDECE87" w14:paraId="616CED86" w14:textId="438BB09A">
      <w:pPr>
        <w:pStyle w:val="Heading2"/>
        <w:ind w:left="0"/>
      </w:pPr>
      <w:r w:rsidR="14085789">
        <w:rPr/>
        <w:t>Sub-r</w:t>
      </w:r>
      <w:r w:rsidR="0C0B92D2">
        <w:rPr/>
        <w:t>egion Analysis</w:t>
      </w:r>
    </w:p>
    <w:p w:rsidR="2EC3AEF8" w:rsidP="2EC3AEF8" w:rsidRDefault="2EC3AEF8" w14:paraId="7C2A0FB9" w14:textId="50D11788">
      <w:pPr>
        <w:pStyle w:val="Normal"/>
      </w:pPr>
      <w:r w:rsidRPr="71CA58E1" w:rsidR="55607764">
        <w:rPr>
          <w:rFonts w:ascii="Aptos" w:hAnsi="Aptos" w:eastAsia="Aptos" w:cs="Aptos"/>
          <w:noProof w:val="0"/>
          <w:sz w:val="24"/>
          <w:szCs w:val="24"/>
          <w:lang w:val="en-US"/>
        </w:rPr>
        <w:t xml:space="preserve">The sub-region analysis panel enables focused anatomical study by leveraging </w:t>
      </w:r>
      <w:r w:rsidRPr="71CA58E1" w:rsidR="55607764">
        <w:rPr>
          <w:rFonts w:ascii="Aptos" w:hAnsi="Aptos" w:eastAsia="Aptos" w:cs="Aptos"/>
          <w:noProof w:val="0"/>
          <w:sz w:val="24"/>
          <w:szCs w:val="24"/>
          <w:lang w:val="en-US"/>
        </w:rPr>
        <w:t>densely-corresponded</w:t>
      </w:r>
      <w:r w:rsidRPr="71CA58E1" w:rsidR="55607764">
        <w:rPr>
          <w:rFonts w:ascii="Aptos" w:hAnsi="Aptos" w:eastAsia="Aptos" w:cs="Aptos"/>
          <w:noProof w:val="0"/>
          <w:sz w:val="24"/>
          <w:szCs w:val="24"/>
          <w:lang w:val="en-US"/>
        </w:rPr>
        <w:t xml:space="preserve"> mesh datasets, where identical vertex connectivity across specimens allows regions defined on an atlas to map automatically to homologous structures in every individual. This </w:t>
      </w:r>
      <w:r w:rsidRPr="71CA58E1" w:rsidR="55607764">
        <w:rPr>
          <w:rFonts w:ascii="Aptos" w:hAnsi="Aptos" w:eastAsia="Aptos" w:cs="Aptos"/>
          <w:noProof w:val="0"/>
          <w:sz w:val="24"/>
          <w:szCs w:val="24"/>
          <w:lang w:val="en-US"/>
        </w:rPr>
        <w:t>eliminates</w:t>
      </w:r>
      <w:r w:rsidRPr="71CA58E1" w:rsidR="55607764">
        <w:rPr>
          <w:rFonts w:ascii="Aptos" w:hAnsi="Aptos" w:eastAsia="Aptos" w:cs="Aptos"/>
          <w:noProof w:val="0"/>
          <w:sz w:val="24"/>
          <w:szCs w:val="24"/>
          <w:lang w:val="en-US"/>
        </w:rPr>
        <w:t xml:space="preserve"> the need for repetitive manual landmarking and independent alignments for each region of interest, dramatically reducing both time and subjectivity in comparative studies. The system enables researchers to conduct multi-scale morphological and chromatic analyses across entire populations with minimal manual intervention.</w:t>
      </w:r>
    </w:p>
    <w:p w:rsidR="2EC3AEF8" w:rsidP="2EC3AEF8" w:rsidRDefault="2EC3AEF8" w14:paraId="705FEF24" w14:textId="4F5ECF87">
      <w:pPr>
        <w:pStyle w:val="Normal"/>
      </w:pPr>
      <w:r w:rsidRPr="71CA58E1" w:rsidR="55607764">
        <w:rPr>
          <w:rFonts w:ascii="Aptos" w:hAnsi="Aptos" w:eastAsia="Aptos" w:cs="Aptos"/>
          <w:noProof w:val="0"/>
          <w:sz w:val="24"/>
          <w:szCs w:val="24"/>
          <w:lang w:val="en-US"/>
        </w:rPr>
        <w:t>The interface provides a multiple complementary selection strategies optimized for different anatomical scenarios. To initiate a segmentation, a user first selects a target atlas mesh and a preferred definition method, such as a closed curve or a point list. In a typical workflow, the user activates the drawing mode and clicks directly on the 3D surface to place landmark points that trace the boundary of the anatomical structure. As points are placed, the system provides immediate visual feedback. Pressing the escape key finalizes the curve, which automatically closes. The user can then configure options, such as restricting the selection to a single side of a bilateral structure, before generating the final region with a single click. If the initial result requires adjustment, landmark points can be interactively repositioned and the selection updated in real-time, allowing for rapid, intuitive refinement without restarting the process.</w:t>
      </w:r>
    </w:p>
    <w:p w:rsidR="2EC3AEF8" w:rsidP="2EC3AEF8" w:rsidRDefault="2EC3AEF8" w14:paraId="362181E7" w14:textId="7F37E0DC">
      <w:pPr>
        <w:pStyle w:val="Normal"/>
      </w:pPr>
      <w:r w:rsidRPr="71CA58E1" w:rsidR="55607764">
        <w:rPr>
          <w:rFonts w:ascii="Aptos" w:hAnsi="Aptos" w:eastAsia="Aptos" w:cs="Aptos"/>
          <w:noProof w:val="0"/>
          <w:sz w:val="24"/>
          <w:szCs w:val="24"/>
          <w:lang w:val="en-US"/>
        </w:rPr>
        <w:t xml:space="preserve">The interactive sub-region extraction workflow </w:t>
      </w:r>
      <w:r w:rsidRPr="71CA58E1" w:rsidR="55607764">
        <w:rPr>
          <w:rFonts w:ascii="Aptos" w:hAnsi="Aptos" w:eastAsia="Aptos" w:cs="Aptos"/>
          <w:noProof w:val="0"/>
          <w:sz w:val="24"/>
          <w:szCs w:val="24"/>
          <w:lang w:val="en-US"/>
        </w:rPr>
        <w:t>operates</w:t>
      </w:r>
      <w:r w:rsidRPr="71CA58E1" w:rsidR="55607764">
        <w:rPr>
          <w:rFonts w:ascii="Aptos" w:hAnsi="Aptos" w:eastAsia="Aptos" w:cs="Aptos"/>
          <w:noProof w:val="0"/>
          <w:sz w:val="24"/>
          <w:szCs w:val="24"/>
          <w:lang w:val="en-US"/>
        </w:rPr>
        <w:t xml:space="preserve"> in three automatic steps after the user draws a boundary curve on the atlas. First, </w:t>
      </w:r>
      <w:r w:rsidRPr="71CA58E1" w:rsidR="55607764">
        <w:rPr>
          <w:rFonts w:ascii="Aptos" w:hAnsi="Aptos" w:eastAsia="Aptos" w:cs="Aptos"/>
          <w:noProof w:val="0"/>
          <w:sz w:val="24"/>
          <w:szCs w:val="24"/>
          <w:lang w:val="en-US"/>
        </w:rPr>
        <w:t>To</w:t>
      </w:r>
      <w:r w:rsidRPr="71CA58E1" w:rsidR="55607764">
        <w:rPr>
          <w:rFonts w:ascii="Aptos" w:hAnsi="Aptos" w:eastAsia="Aptos" w:cs="Aptos"/>
          <w:noProof w:val="0"/>
          <w:sz w:val="24"/>
          <w:szCs w:val="24"/>
          <w:lang w:val="en-US"/>
        </w:rPr>
        <w:t xml:space="preserve"> accommodate the arbitrary 3D orientation of the user's selection curve, the algorithm first computes </w:t>
      </w:r>
      <w:r w:rsidRPr="71CA58E1" w:rsidR="55607764">
        <w:rPr>
          <w:rFonts w:ascii="Aptos" w:hAnsi="Aptos" w:eastAsia="Aptos" w:cs="Aptos"/>
          <w:noProof w:val="0"/>
          <w:sz w:val="24"/>
          <w:szCs w:val="24"/>
          <w:lang w:val="en-US"/>
        </w:rPr>
        <w:t>an optimal</w:t>
      </w:r>
      <w:r w:rsidRPr="71CA58E1" w:rsidR="55607764">
        <w:rPr>
          <w:rFonts w:ascii="Aptos" w:hAnsi="Aptos" w:eastAsia="Aptos" w:cs="Aptos"/>
          <w:noProof w:val="0"/>
          <w:sz w:val="24"/>
          <w:szCs w:val="24"/>
          <w:lang w:val="en-US"/>
        </w:rPr>
        <w:t xml:space="preserve"> 2D projection plane using Principal Component Analysis (PCA) on the control points, minimizing projection distortion. This 2D boundary is then discretized into nonoverlapping triangles using Delaunay Triangulation. Second, </w:t>
      </w:r>
      <w:r w:rsidRPr="71CA58E1" w:rsidR="3E003C83">
        <w:rPr>
          <w:rFonts w:ascii="Aptos" w:hAnsi="Aptos" w:eastAsia="Aptos" w:cs="Aptos"/>
          <w:noProof w:val="0"/>
          <w:sz w:val="24"/>
          <w:szCs w:val="24"/>
          <w:lang w:val="en-US"/>
        </w:rPr>
        <w:t>e</w:t>
      </w:r>
      <w:r w:rsidRPr="71CA58E1" w:rsidR="55607764">
        <w:rPr>
          <w:rFonts w:ascii="Aptos" w:hAnsi="Aptos" w:eastAsia="Aptos" w:cs="Aptos"/>
          <w:noProof w:val="0"/>
          <w:sz w:val="24"/>
          <w:szCs w:val="24"/>
          <w:lang w:val="en-US"/>
        </w:rPr>
        <w:t>very</w:t>
      </w:r>
      <w:r w:rsidRPr="71CA58E1" w:rsidR="55607764">
        <w:rPr>
          <w:rFonts w:ascii="Aptos" w:hAnsi="Aptos" w:eastAsia="Aptos" w:cs="Aptos"/>
          <w:noProof w:val="0"/>
          <w:sz w:val="24"/>
          <w:szCs w:val="24"/>
          <w:lang w:val="en-US"/>
        </w:rPr>
        <w:t xml:space="preserve"> vertex on the mesh is projected onto this PCA plane. A point-in-polygon test (via SciPy) </w:t>
      </w:r>
      <w:r w:rsidRPr="71CA58E1" w:rsidR="55607764">
        <w:rPr>
          <w:rFonts w:ascii="Aptos" w:hAnsi="Aptos" w:eastAsia="Aptos" w:cs="Aptos"/>
          <w:noProof w:val="0"/>
          <w:sz w:val="24"/>
          <w:szCs w:val="24"/>
          <w:lang w:val="en-US"/>
        </w:rPr>
        <w:t>identifies</w:t>
      </w:r>
      <w:r w:rsidRPr="71CA58E1" w:rsidR="55607764">
        <w:rPr>
          <w:rFonts w:ascii="Aptos" w:hAnsi="Aptos" w:eastAsia="Aptos" w:cs="Aptos"/>
          <w:noProof w:val="0"/>
          <w:sz w:val="24"/>
          <w:szCs w:val="24"/>
          <w:lang w:val="en-US"/>
        </w:rPr>
        <w:t xml:space="preserve"> vertices as part of the ROI if their 2D coordinates fall within the Delaunay triangles. Third, because closed 3D surfaces have distinct front and back regions that project the same 2D coordinates, the algorithm automatically detects the mesh bilateral symmetry axis. It filters vertices on the opposite side of the </w:t>
      </w:r>
      <w:r w:rsidRPr="71CA58E1" w:rsidR="55607764">
        <w:rPr>
          <w:rFonts w:ascii="Aptos" w:hAnsi="Aptos" w:eastAsia="Aptos" w:cs="Aptos"/>
          <w:noProof w:val="0"/>
          <w:sz w:val="24"/>
          <w:szCs w:val="24"/>
          <w:lang w:val="en-US"/>
        </w:rPr>
        <w:t>selection</w:t>
      </w:r>
      <w:r w:rsidRPr="71CA58E1" w:rsidR="55607764">
        <w:rPr>
          <w:rFonts w:ascii="Aptos" w:hAnsi="Aptos" w:eastAsia="Aptos" w:cs="Aptos"/>
          <w:noProof w:val="0"/>
          <w:sz w:val="24"/>
          <w:szCs w:val="24"/>
          <w:lang w:val="en-US"/>
        </w:rPr>
        <w:t xml:space="preserve"> by restricting the ROI to the side of the midline </w:t>
      </w:r>
      <w:r w:rsidRPr="71CA58E1" w:rsidR="55607764">
        <w:rPr>
          <w:rFonts w:ascii="Aptos" w:hAnsi="Aptos" w:eastAsia="Aptos" w:cs="Aptos"/>
          <w:noProof w:val="0"/>
          <w:sz w:val="24"/>
          <w:szCs w:val="24"/>
          <w:lang w:val="en-US"/>
        </w:rPr>
        <w:t>containing</w:t>
      </w:r>
      <w:r w:rsidRPr="71CA58E1" w:rsidR="55607764">
        <w:rPr>
          <w:rFonts w:ascii="Aptos" w:hAnsi="Aptos" w:eastAsia="Aptos" w:cs="Aptos"/>
          <w:noProof w:val="0"/>
          <w:sz w:val="24"/>
          <w:szCs w:val="24"/>
          <w:lang w:val="en-US"/>
        </w:rPr>
        <w:t xml:space="preserve"> the user's control points.</w:t>
      </w:r>
    </w:p>
    <w:p w:rsidR="55607764" w:rsidP="71CA58E1" w:rsidRDefault="55607764" w14:paraId="597456BC" w14:textId="6259421C">
      <w:pPr>
        <w:pStyle w:val="Normal"/>
      </w:pPr>
      <w:r w:rsidRPr="71CA58E1" w:rsidR="55607764">
        <w:rPr>
          <w:rFonts w:ascii="Aptos" w:hAnsi="Aptos" w:eastAsia="Aptos" w:cs="Aptos"/>
          <w:noProof w:val="0"/>
          <w:sz w:val="24"/>
          <w:szCs w:val="24"/>
          <w:lang w:val="en-US"/>
        </w:rPr>
        <w:t>Once the final ROI is established on the atlas, the system extracts this sub-region as an independent, standalone mesh model for every subject in the dataset. These exported models strictly preserve the original vertex indices, face topology, and texture coordinates, making them immediately ready for localized downstream tasks like targeted texture sampling or secondary shape alignment.</w:t>
      </w:r>
    </w:p>
    <w:p w:rsidR="14FCD381" w:rsidP="71CA58E1" w:rsidRDefault="14FCD381" w14:paraId="68601D66" w14:textId="3E427CE0">
      <w:pPr>
        <w:pStyle w:val="Normal"/>
        <w:rPr>
          <w:b w:val="1"/>
          <w:bCs w:val="1"/>
        </w:rPr>
      </w:pPr>
      <w:r w:rsidRPr="71CA58E1" w:rsidR="0BBF1C8D">
        <w:rPr>
          <w:b w:val="1"/>
          <w:bCs w:val="1"/>
        </w:rPr>
        <w:t xml:space="preserve">Table </w:t>
      </w:r>
      <w:r w:rsidRPr="71CA58E1" w:rsidR="0884D5FE">
        <w:rPr>
          <w:b w:val="1"/>
          <w:bCs w:val="1"/>
        </w:rPr>
        <w:t>2</w:t>
      </w:r>
      <w:r w:rsidRPr="71CA58E1" w:rsidR="0BBF1C8D">
        <w:rPr>
          <w:b w:val="1"/>
          <w:bCs w:val="1"/>
        </w:rPr>
        <w:t xml:space="preserve">: </w:t>
      </w:r>
      <w:r w:rsidRPr="71CA58E1" w:rsidR="291C909C">
        <w:rPr>
          <w:b w:val="1"/>
          <w:bCs w:val="1"/>
        </w:rPr>
        <w:t>Significant</w:t>
      </w:r>
      <w:r w:rsidRPr="71CA58E1" w:rsidR="0BBF1C8D">
        <w:rPr>
          <w:b w:val="1"/>
          <w:bCs w:val="1"/>
        </w:rPr>
        <w:t xml:space="preserve"> parameters of sub-region analysis</w:t>
      </w:r>
    </w:p>
    <w:tbl>
      <w:tblPr>
        <w:tblStyle w:val="TableGrid"/>
        <w:tblW w:w="0" w:type="auto"/>
        <w:tblLook w:val="0680" w:firstRow="0" w:lastRow="0" w:firstColumn="1" w:lastColumn="0" w:noHBand="1" w:noVBand="1"/>
      </w:tblPr>
      <w:tblGrid>
        <w:gridCol w:w="1540"/>
        <w:gridCol w:w="1325"/>
        <w:gridCol w:w="6495"/>
      </w:tblGrid>
      <w:tr w:rsidR="2EC3AEF8" w:rsidTr="71CA58E1" w14:paraId="5A98164B">
        <w:trPr>
          <w:trHeight w:val="300"/>
        </w:trPr>
        <w:tc>
          <w:tcPr>
            <w:tcW w:w="1540" w:type="dxa"/>
            <w:tcMar/>
          </w:tcPr>
          <w:p w:rsidR="2EC3AEF8" w:rsidP="71CA58E1" w:rsidRDefault="2EC3AEF8" w14:paraId="6681D0E6" w14:textId="64B98594">
            <w:pPr>
              <w:pStyle w:val="Normal"/>
              <w:rPr>
                <w:b w:val="1"/>
                <w:bCs w:val="1"/>
                <w:sz w:val="22"/>
                <w:szCs w:val="22"/>
              </w:rPr>
            </w:pPr>
            <w:r w:rsidRPr="71CA58E1" w:rsidR="11C5D11D">
              <w:rPr>
                <w:b w:val="1"/>
                <w:bCs w:val="1"/>
                <w:sz w:val="22"/>
                <w:szCs w:val="22"/>
              </w:rPr>
              <w:t>Params</w:t>
            </w:r>
          </w:p>
        </w:tc>
        <w:tc>
          <w:tcPr>
            <w:tcW w:w="1325" w:type="dxa"/>
            <w:tcMar/>
          </w:tcPr>
          <w:p w:rsidR="2EC3AEF8" w:rsidP="71CA58E1" w:rsidRDefault="2EC3AEF8" w14:paraId="02A053EB" w14:textId="7C78E3EC">
            <w:pPr>
              <w:pStyle w:val="Normal"/>
              <w:rPr>
                <w:b w:val="1"/>
                <w:bCs w:val="1"/>
                <w:sz w:val="22"/>
                <w:szCs w:val="22"/>
              </w:rPr>
            </w:pPr>
            <w:r w:rsidRPr="71CA58E1" w:rsidR="11C5D11D">
              <w:rPr>
                <w:b w:val="1"/>
                <w:bCs w:val="1"/>
                <w:sz w:val="22"/>
                <w:szCs w:val="22"/>
              </w:rPr>
              <w:t>Category</w:t>
            </w:r>
          </w:p>
        </w:tc>
        <w:tc>
          <w:tcPr>
            <w:tcW w:w="6495" w:type="dxa"/>
            <w:tcMar/>
          </w:tcPr>
          <w:p w:rsidR="2EC3AEF8" w:rsidP="71CA58E1" w:rsidRDefault="2EC3AEF8" w14:paraId="1CB1E4E9" w14:textId="6C3BF812">
            <w:pPr>
              <w:pStyle w:val="Normal"/>
              <w:rPr>
                <w:b w:val="1"/>
                <w:bCs w:val="1"/>
                <w:sz w:val="22"/>
                <w:szCs w:val="22"/>
              </w:rPr>
            </w:pPr>
            <w:r w:rsidRPr="71CA58E1" w:rsidR="11C5D11D">
              <w:rPr>
                <w:b w:val="1"/>
                <w:bCs w:val="1"/>
                <w:sz w:val="22"/>
                <w:szCs w:val="22"/>
              </w:rPr>
              <w:t>Description</w:t>
            </w:r>
          </w:p>
        </w:tc>
      </w:tr>
      <w:tr w:rsidR="2EC3AEF8" w:rsidTr="71CA58E1" w14:paraId="0F690A20">
        <w:trPr>
          <w:trHeight w:val="300"/>
        </w:trPr>
        <w:tc>
          <w:tcPr>
            <w:tcW w:w="1540" w:type="dxa"/>
            <w:tcMar/>
          </w:tcPr>
          <w:p w:rsidR="2EC3AEF8" w:rsidP="71CA58E1" w:rsidRDefault="2EC3AEF8" w14:paraId="6AD63106" w14:textId="0C81ACBF">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Target Mesh</w:t>
            </w:r>
          </w:p>
        </w:tc>
        <w:tc>
          <w:tcPr>
            <w:tcW w:w="1325" w:type="dxa"/>
            <w:tcMar/>
          </w:tcPr>
          <w:p w:rsidR="2EC3AEF8" w:rsidP="71CA58E1" w:rsidRDefault="2EC3AEF8" w14:paraId="3ECF954A" w14:textId="6E75201F">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 xml:space="preserve">Input </w:t>
            </w:r>
          </w:p>
        </w:tc>
        <w:tc>
          <w:tcPr>
            <w:tcW w:w="6495" w:type="dxa"/>
            <w:tcMar/>
          </w:tcPr>
          <w:p w:rsidR="2EC3AEF8" w:rsidP="71CA58E1" w:rsidRDefault="2EC3AEF8" w14:paraId="4ED62C47" w14:textId="5B146755">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The 3D model node selected from the 3D Slicer scene to perform region selection on. Usually the generated Population Atlas.</w:t>
            </w:r>
          </w:p>
        </w:tc>
      </w:tr>
      <w:tr w:rsidR="2EC3AEF8" w:rsidTr="71CA58E1" w14:paraId="1EC0E91C">
        <w:trPr>
          <w:trHeight w:val="300"/>
        </w:trPr>
        <w:tc>
          <w:tcPr>
            <w:tcW w:w="1540" w:type="dxa"/>
            <w:tcMar/>
          </w:tcPr>
          <w:p w:rsidR="2EC3AEF8" w:rsidP="71CA58E1" w:rsidRDefault="2EC3AEF8" w14:paraId="77CC547A" w14:textId="3A004A21">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Selection Markup</w:t>
            </w:r>
          </w:p>
        </w:tc>
        <w:tc>
          <w:tcPr>
            <w:tcW w:w="1325" w:type="dxa"/>
            <w:tcMar/>
          </w:tcPr>
          <w:p w:rsidR="2EC3AEF8" w:rsidP="71CA58E1" w:rsidRDefault="2EC3AEF8" w14:paraId="60653751" w14:textId="792C3900">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Region Boundary</w:t>
            </w:r>
          </w:p>
        </w:tc>
        <w:tc>
          <w:tcPr>
            <w:tcW w:w="6495" w:type="dxa"/>
            <w:tcMar/>
          </w:tcPr>
          <w:p w:rsidR="2EC3AEF8" w:rsidP="71CA58E1" w:rsidRDefault="2EC3AEF8" w14:paraId="2A5B1A46" w14:textId="716F249C">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 xml:space="preserve">The closed curve drawn on the surface of the </w:t>
            </w:r>
            <w:r w:rsidRPr="71CA58E1" w:rsidR="25B9424A">
              <w:rPr>
                <w:rFonts w:ascii="Aptos" w:hAnsi="Aptos"/>
                <w:b w:val="0"/>
                <w:bCs w:val="0"/>
                <w:i w:val="0"/>
                <w:iCs w:val="0"/>
                <w:caps w:val="0"/>
                <w:smallCaps w:val="0"/>
                <w:sz w:val="22"/>
                <w:szCs w:val="22"/>
              </w:rPr>
              <w:t>model</w:t>
            </w:r>
            <w:r w:rsidRPr="71CA58E1" w:rsidR="11C5D11D">
              <w:rPr>
                <w:rFonts w:ascii="Aptos" w:hAnsi="Aptos"/>
                <w:b w:val="0"/>
                <w:bCs w:val="0"/>
                <w:i w:val="0"/>
                <w:iCs w:val="0"/>
                <w:caps w:val="0"/>
                <w:smallCaps w:val="0"/>
                <w:sz w:val="22"/>
                <w:szCs w:val="22"/>
              </w:rPr>
              <w:t xml:space="preserve"> defines the user's Region of Interest (ROI).</w:t>
            </w:r>
          </w:p>
        </w:tc>
      </w:tr>
      <w:tr w:rsidR="2EC3AEF8" w:rsidTr="71CA58E1" w14:paraId="09B6C522">
        <w:trPr>
          <w:trHeight w:val="300"/>
        </w:trPr>
        <w:tc>
          <w:tcPr>
            <w:tcW w:w="1540" w:type="dxa"/>
            <w:tcMar/>
          </w:tcPr>
          <w:p w:rsidR="2EC3AEF8" w:rsidP="71CA58E1" w:rsidRDefault="2EC3AEF8" w14:paraId="142A565D" w14:textId="23B70142">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Draw Curve</w:t>
            </w:r>
            <w:r w:rsidRPr="71CA58E1" w:rsidR="11C5D11D">
              <w:rPr>
                <w:rFonts w:ascii="Aptos" w:hAnsi="Aptos"/>
                <w:b w:val="0"/>
                <w:bCs w:val="0"/>
                <w:i w:val="0"/>
                <w:iCs w:val="0"/>
                <w:caps w:val="0"/>
                <w:smallCaps w:val="0"/>
                <w:sz w:val="22"/>
                <w:szCs w:val="22"/>
              </w:rPr>
              <w:t xml:space="preserve"> / </w:t>
            </w:r>
            <w:r w:rsidRPr="71CA58E1" w:rsidR="11C5D11D">
              <w:rPr>
                <w:rFonts w:ascii="Aptos" w:hAnsi="Aptos"/>
                <w:b w:val="0"/>
                <w:bCs w:val="0"/>
                <w:i w:val="0"/>
                <w:iCs w:val="0"/>
                <w:caps w:val="0"/>
                <w:smallCaps w:val="0"/>
                <w:sz w:val="22"/>
                <w:szCs w:val="22"/>
              </w:rPr>
              <w:t>Clear Selection</w:t>
            </w:r>
          </w:p>
        </w:tc>
        <w:tc>
          <w:tcPr>
            <w:tcW w:w="1325" w:type="dxa"/>
            <w:tcMar/>
          </w:tcPr>
          <w:p w:rsidR="2EC3AEF8" w:rsidP="71CA58E1" w:rsidRDefault="2EC3AEF8" w14:paraId="06BBD656" w14:textId="5F4978B5">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Region Boundary</w:t>
            </w:r>
          </w:p>
        </w:tc>
        <w:tc>
          <w:tcPr>
            <w:tcW w:w="6495" w:type="dxa"/>
            <w:tcMar/>
          </w:tcPr>
          <w:p w:rsidR="2EC3AEF8" w:rsidP="71CA58E1" w:rsidRDefault="2EC3AEF8" w14:paraId="701E7F82" w14:textId="16D5F133">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 xml:space="preserve">Interactive tools to place new markup points on the 3D </w:t>
            </w:r>
            <w:r w:rsidRPr="71CA58E1" w:rsidR="06421CD1">
              <w:rPr>
                <w:rFonts w:ascii="Aptos" w:hAnsi="Aptos"/>
                <w:b w:val="0"/>
                <w:bCs w:val="0"/>
                <w:i w:val="0"/>
                <w:iCs w:val="0"/>
                <w:caps w:val="0"/>
                <w:smallCaps w:val="0"/>
                <w:sz w:val="22"/>
                <w:szCs w:val="22"/>
              </w:rPr>
              <w:t>surface or</w:t>
            </w:r>
            <w:r w:rsidRPr="71CA58E1" w:rsidR="11C5D11D">
              <w:rPr>
                <w:rFonts w:ascii="Aptos" w:hAnsi="Aptos"/>
                <w:b w:val="0"/>
                <w:bCs w:val="0"/>
                <w:i w:val="0"/>
                <w:iCs w:val="0"/>
                <w:caps w:val="0"/>
                <w:smallCaps w:val="0"/>
                <w:sz w:val="22"/>
                <w:szCs w:val="22"/>
              </w:rPr>
              <w:t xml:space="preserve"> clear the current </w:t>
            </w:r>
            <w:r w:rsidRPr="71CA58E1" w:rsidR="11C5D11D">
              <w:rPr>
                <w:rFonts w:ascii="Aptos" w:hAnsi="Aptos"/>
                <w:b w:val="0"/>
                <w:bCs w:val="0"/>
                <w:i w:val="0"/>
                <w:iCs w:val="0"/>
                <w:caps w:val="0"/>
                <w:smallCaps w:val="0"/>
                <w:sz w:val="22"/>
                <w:szCs w:val="22"/>
              </w:rPr>
              <w:t>selection</w:t>
            </w:r>
            <w:r w:rsidRPr="71CA58E1" w:rsidR="11C5D11D">
              <w:rPr>
                <w:rFonts w:ascii="Aptos" w:hAnsi="Aptos"/>
                <w:b w:val="0"/>
                <w:bCs w:val="0"/>
                <w:i w:val="0"/>
                <w:iCs w:val="0"/>
                <w:caps w:val="0"/>
                <w:smallCaps w:val="0"/>
                <w:sz w:val="22"/>
                <w:szCs w:val="22"/>
              </w:rPr>
              <w:t xml:space="preserve"> entirely.</w:t>
            </w:r>
          </w:p>
        </w:tc>
      </w:tr>
      <w:tr w:rsidR="2EC3AEF8" w:rsidTr="71CA58E1" w14:paraId="3399EF89">
        <w:trPr>
          <w:trHeight w:val="300"/>
        </w:trPr>
        <w:tc>
          <w:tcPr>
            <w:tcW w:w="1540" w:type="dxa"/>
            <w:tcMar/>
          </w:tcPr>
          <w:p w:rsidR="2EC3AEF8" w:rsidP="71CA58E1" w:rsidRDefault="2EC3AEF8" w14:paraId="73D470B7" w14:textId="0FDD9095">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Select only one side</w:t>
            </w:r>
          </w:p>
        </w:tc>
        <w:tc>
          <w:tcPr>
            <w:tcW w:w="1325" w:type="dxa"/>
            <w:tcMar/>
          </w:tcPr>
          <w:p w:rsidR="2EC3AEF8" w:rsidP="71CA58E1" w:rsidRDefault="2EC3AEF8" w14:paraId="4CCF7134" w14:textId="5D0755E7">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Symmetry Filtering</w:t>
            </w:r>
          </w:p>
        </w:tc>
        <w:tc>
          <w:tcPr>
            <w:tcW w:w="6495" w:type="dxa"/>
            <w:tcMar/>
          </w:tcPr>
          <w:p w:rsidR="2EC3AEF8" w:rsidP="71CA58E1" w:rsidRDefault="2EC3AEF8" w14:paraId="02A6FA21" w14:textId="00D81773">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Resolves ambiguity for closed 3D surfaces by restricting selection to vertices on the same side as the landmarks relative to the mesh midline. Prevents accidental selection of opposite sides.</w:t>
            </w:r>
          </w:p>
        </w:tc>
      </w:tr>
      <w:tr w:rsidR="2EC3AEF8" w:rsidTr="71CA58E1" w14:paraId="442C2B12">
        <w:trPr>
          <w:trHeight w:val="300"/>
        </w:trPr>
        <w:tc>
          <w:tcPr>
            <w:tcW w:w="1540" w:type="dxa"/>
            <w:tcMar/>
          </w:tcPr>
          <w:p w:rsidR="2EC3AEF8" w:rsidP="71CA58E1" w:rsidRDefault="2EC3AEF8" w14:paraId="375373CC" w14:textId="11EC8486">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Apply Selection</w:t>
            </w:r>
          </w:p>
        </w:tc>
        <w:tc>
          <w:tcPr>
            <w:tcW w:w="1325" w:type="dxa"/>
            <w:tcMar/>
          </w:tcPr>
          <w:p w:rsidR="2EC3AEF8" w:rsidP="71CA58E1" w:rsidRDefault="2EC3AEF8" w14:paraId="6AE6F276" w14:textId="5A1F0DB3">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Execution</w:t>
            </w:r>
          </w:p>
        </w:tc>
        <w:tc>
          <w:tcPr>
            <w:tcW w:w="6495" w:type="dxa"/>
            <w:tcMar/>
          </w:tcPr>
          <w:p w:rsidR="2EC3AEF8" w:rsidP="71CA58E1" w:rsidRDefault="2EC3AEF8" w14:paraId="7483D757" w14:textId="6251B0B8">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Triggers the point-in-polygon testing via PCA plane projection and Delaunay Triangulation to highlight and extract vertices inside the markup.</w:t>
            </w:r>
          </w:p>
        </w:tc>
      </w:tr>
      <w:tr w:rsidR="2EC3AEF8" w:rsidTr="71CA58E1" w14:paraId="7028F4E4">
        <w:trPr>
          <w:trHeight w:val="300"/>
        </w:trPr>
        <w:tc>
          <w:tcPr>
            <w:tcW w:w="1540" w:type="dxa"/>
            <w:tcMar/>
          </w:tcPr>
          <w:p w:rsidR="2EC3AEF8" w:rsidP="71CA58E1" w:rsidRDefault="2EC3AEF8" w14:paraId="4608596D" w14:textId="60C2C909">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 xml:space="preserve">Export </w:t>
            </w:r>
            <w:r w:rsidRPr="71CA58E1" w:rsidR="22C7F12E">
              <w:rPr>
                <w:rFonts w:ascii="Aptos" w:hAnsi="Aptos"/>
                <w:b w:val="0"/>
                <w:bCs w:val="0"/>
                <w:i w:val="0"/>
                <w:iCs w:val="0"/>
                <w:caps w:val="0"/>
                <w:smallCaps w:val="0"/>
                <w:sz w:val="22"/>
                <w:szCs w:val="22"/>
              </w:rPr>
              <w:t>Model</w:t>
            </w:r>
          </w:p>
        </w:tc>
        <w:tc>
          <w:tcPr>
            <w:tcW w:w="1325" w:type="dxa"/>
            <w:tcMar/>
          </w:tcPr>
          <w:p w:rsidR="2EC3AEF8" w:rsidP="71CA58E1" w:rsidRDefault="2EC3AEF8" w14:paraId="7BC831C1" w14:textId="4CFD3E04">
            <w:pPr>
              <w:rPr>
                <w:rFonts w:ascii="Aptos" w:hAnsi="Aptos"/>
                <w:b w:val="0"/>
                <w:bCs w:val="0"/>
                <w:i w:val="0"/>
                <w:iCs w:val="0"/>
                <w:caps w:val="0"/>
                <w:smallCaps w:val="0"/>
                <w:sz w:val="22"/>
                <w:szCs w:val="22"/>
              </w:rPr>
            </w:pPr>
            <w:r w:rsidRPr="71CA58E1" w:rsidR="11C5D11D">
              <w:rPr>
                <w:rFonts w:ascii="Aptos" w:hAnsi="Aptos"/>
                <w:b w:val="0"/>
                <w:bCs w:val="0"/>
                <w:i w:val="0"/>
                <w:iCs w:val="0"/>
                <w:caps w:val="0"/>
                <w:smallCaps w:val="0"/>
                <w:sz w:val="22"/>
                <w:szCs w:val="22"/>
              </w:rPr>
              <w:t xml:space="preserve">Output </w:t>
            </w:r>
          </w:p>
        </w:tc>
        <w:tc>
          <w:tcPr>
            <w:tcW w:w="6495" w:type="dxa"/>
            <w:tcMar/>
          </w:tcPr>
          <w:p w:rsidR="532A7CB5" w:rsidP="71CA58E1" w:rsidRDefault="532A7CB5" w14:paraId="3F9B5B3E" w14:textId="5F78CB1C">
            <w:pPr>
              <w:rPr>
                <w:rFonts w:ascii="Aptos" w:hAnsi="Aptos"/>
                <w:b w:val="0"/>
                <w:bCs w:val="0"/>
                <w:i w:val="0"/>
                <w:iCs w:val="0"/>
                <w:caps w:val="0"/>
                <w:smallCaps w:val="0"/>
                <w:sz w:val="22"/>
                <w:szCs w:val="22"/>
              </w:rPr>
            </w:pPr>
            <w:r w:rsidRPr="71CA58E1" w:rsidR="389766E5">
              <w:rPr>
                <w:rFonts w:ascii="Aptos" w:hAnsi="Aptos"/>
                <w:b w:val="0"/>
                <w:bCs w:val="0"/>
                <w:i w:val="0"/>
                <w:iCs w:val="0"/>
                <w:caps w:val="0"/>
                <w:smallCaps w:val="0"/>
                <w:sz w:val="22"/>
                <w:szCs w:val="22"/>
              </w:rPr>
              <w:t>Extracts the selected sub-region as an independent mesh model for each subject, strictly preserving vertex indices, face topology, and texture coordinates.</w:t>
            </w:r>
          </w:p>
        </w:tc>
      </w:tr>
    </w:tbl>
    <w:p w:rsidR="2EC3AEF8" w:rsidP="2EC3AEF8" w:rsidRDefault="2EC3AEF8" w14:paraId="327E46C0" w14:textId="7D03D6FC">
      <w:pPr>
        <w:pStyle w:val="Normal"/>
        <w:rPr>
          <w:rFonts w:ascii="Aptos" w:hAnsi="Aptos" w:eastAsia="Aptos" w:cs="Aptos"/>
          <w:noProof w:val="0"/>
          <w:sz w:val="24"/>
          <w:szCs w:val="24"/>
          <w:lang w:val="en-US"/>
        </w:rPr>
      </w:pPr>
    </w:p>
    <w:p w:rsidR="44C61B0F" w:rsidP="2EC3AEF8" w:rsidRDefault="44C61B0F" w14:paraId="29C1C209" w14:textId="16554C87">
      <w:pPr>
        <w:pStyle w:val="Heading2"/>
      </w:pPr>
      <w:r w:rsidR="633217C0">
        <w:rPr/>
        <w:t xml:space="preserve">Real-world </w:t>
      </w:r>
      <w:r w:rsidR="3902508F">
        <w:rPr/>
        <w:t>Datasets</w:t>
      </w:r>
    </w:p>
    <w:p w:rsidR="2A3AF4A1" w:rsidP="2EC3AEF8" w:rsidRDefault="2A3AF4A1" w14:paraId="324B3BF2" w14:textId="5AD7C539">
      <w:pPr>
        <w:pStyle w:val="Heading3"/>
      </w:pPr>
      <w:r w:rsidR="593DD467">
        <w:rPr/>
        <w:t>Variable body shape dataset from three-dimensional cichlid models</w:t>
      </w:r>
    </w:p>
    <w:p w:rsidR="2EC3AEF8" w:rsidP="2EC3AEF8" w:rsidRDefault="2EC3AEF8" w14:paraId="07DA0F19" w14:textId="19DE02F8">
      <w:pPr>
        <w:pStyle w:val="Normal"/>
      </w:pPr>
      <w:r w:rsidRPr="71CA58E1" w:rsidR="0FA1D9ED">
        <w:rPr>
          <w:rFonts w:ascii="Aptos" w:hAnsi="Aptos" w:eastAsia="Aptos" w:cs="Aptos"/>
          <w:noProof w:val="0"/>
          <w:sz w:val="24"/>
          <w:szCs w:val="24"/>
          <w:lang w:val="en-US"/>
        </w:rPr>
        <w:t xml:space="preserve">This dataset examines a collection of three Lake Malawi cichlid species: </w:t>
      </w:r>
      <w:r w:rsidRPr="71CA58E1" w:rsidR="0FA1D9ED">
        <w:rPr>
          <w:rFonts w:ascii="Aptos" w:hAnsi="Aptos" w:eastAsia="Aptos" w:cs="Aptos"/>
          <w:i w:val="1"/>
          <w:iCs w:val="1"/>
          <w:noProof w:val="0"/>
          <w:sz w:val="24"/>
          <w:szCs w:val="24"/>
          <w:lang w:val="en-US"/>
        </w:rPr>
        <w:t xml:space="preserve">Mchenga </w:t>
      </w:r>
      <w:r w:rsidRPr="71CA58E1" w:rsidR="0FA1D9ED">
        <w:rPr>
          <w:rFonts w:ascii="Aptos" w:hAnsi="Aptos" w:eastAsia="Aptos" w:cs="Aptos"/>
          <w:i w:val="1"/>
          <w:iCs w:val="1"/>
          <w:noProof w:val="0"/>
          <w:sz w:val="24"/>
          <w:szCs w:val="24"/>
          <w:lang w:val="en-US"/>
        </w:rPr>
        <w:t>conophoros</w:t>
      </w:r>
      <w:r w:rsidRPr="71CA58E1" w:rsidR="0FA1D9ED">
        <w:rPr>
          <w:rFonts w:ascii="Aptos" w:hAnsi="Aptos" w:eastAsia="Aptos" w:cs="Aptos"/>
          <w:noProof w:val="0"/>
          <w:sz w:val="24"/>
          <w:szCs w:val="24"/>
          <w:lang w:val="en-US"/>
        </w:rPr>
        <w:t xml:space="preserve">; Livingston’s cichlid, </w:t>
      </w:r>
      <w:r w:rsidRPr="71CA58E1" w:rsidR="0FA1D9ED">
        <w:rPr>
          <w:rFonts w:ascii="Aptos" w:hAnsi="Aptos" w:eastAsia="Aptos" w:cs="Aptos"/>
          <w:i w:val="1"/>
          <w:iCs w:val="1"/>
          <w:noProof w:val="0"/>
          <w:sz w:val="24"/>
          <w:szCs w:val="24"/>
          <w:lang w:val="en-US"/>
        </w:rPr>
        <w:t>Nimbochromis</w:t>
      </w:r>
      <w:r w:rsidRPr="71CA58E1" w:rsidR="0FA1D9ED">
        <w:rPr>
          <w:rFonts w:ascii="Aptos" w:hAnsi="Aptos" w:eastAsia="Aptos" w:cs="Aptos"/>
          <w:i w:val="1"/>
          <w:iCs w:val="1"/>
          <w:noProof w:val="0"/>
          <w:sz w:val="24"/>
          <w:szCs w:val="24"/>
          <w:lang w:val="en-US"/>
        </w:rPr>
        <w:t xml:space="preserve"> </w:t>
      </w:r>
      <w:r w:rsidRPr="71CA58E1" w:rsidR="0FA1D9ED">
        <w:rPr>
          <w:rFonts w:ascii="Aptos" w:hAnsi="Aptos" w:eastAsia="Aptos" w:cs="Aptos"/>
          <w:i w:val="1"/>
          <w:iCs w:val="1"/>
          <w:noProof w:val="0"/>
          <w:sz w:val="24"/>
          <w:szCs w:val="24"/>
          <w:lang w:val="en-US"/>
        </w:rPr>
        <w:t>livingstonii</w:t>
      </w:r>
      <w:r w:rsidRPr="71CA58E1" w:rsidR="0FA1D9ED">
        <w:rPr>
          <w:rFonts w:ascii="Aptos" w:hAnsi="Aptos" w:eastAsia="Aptos" w:cs="Aptos"/>
          <w:noProof w:val="0"/>
          <w:sz w:val="24"/>
          <w:szCs w:val="24"/>
          <w:lang w:val="en-US"/>
        </w:rPr>
        <w:t xml:space="preserve">; and the yellow head peacock, </w:t>
      </w:r>
      <w:r w:rsidRPr="71CA58E1" w:rsidR="0FA1D9ED">
        <w:rPr>
          <w:rFonts w:ascii="Aptos" w:hAnsi="Aptos" w:eastAsia="Aptos" w:cs="Aptos"/>
          <w:i w:val="1"/>
          <w:iCs w:val="1"/>
          <w:noProof w:val="0"/>
          <w:sz w:val="24"/>
          <w:szCs w:val="24"/>
          <w:lang w:val="en-US"/>
        </w:rPr>
        <w:t>Aulonocara</w:t>
      </w:r>
      <w:r w:rsidRPr="71CA58E1" w:rsidR="0FA1D9ED">
        <w:rPr>
          <w:rFonts w:ascii="Aptos" w:hAnsi="Aptos" w:eastAsia="Aptos" w:cs="Aptos"/>
          <w:i w:val="1"/>
          <w:iCs w:val="1"/>
          <w:noProof w:val="0"/>
          <w:sz w:val="24"/>
          <w:szCs w:val="24"/>
          <w:lang w:val="en-US"/>
        </w:rPr>
        <w:t xml:space="preserve"> </w:t>
      </w:r>
      <w:r w:rsidRPr="71CA58E1" w:rsidR="0FA1D9ED">
        <w:rPr>
          <w:rFonts w:ascii="Aptos" w:hAnsi="Aptos" w:eastAsia="Aptos" w:cs="Aptos"/>
          <w:noProof w:val="0"/>
          <w:sz w:val="24"/>
          <w:szCs w:val="24"/>
          <w:lang w:val="en-US"/>
        </w:rPr>
        <w:t>sp. “Nkhata Bay</w:t>
      </w:r>
      <w:r w:rsidRPr="71CA58E1" w:rsidR="0FA1D9ED">
        <w:rPr>
          <w:rFonts w:ascii="Aptos" w:hAnsi="Aptos" w:eastAsia="Aptos" w:cs="Aptos"/>
          <w:noProof w:val="0"/>
          <w:sz w:val="24"/>
          <w:szCs w:val="24"/>
          <w:lang w:val="en-US"/>
        </w:rPr>
        <w:t>”.</w:t>
      </w:r>
      <w:r w:rsidRPr="71CA58E1" w:rsidR="0FA1D9ED">
        <w:rPr>
          <w:rFonts w:ascii="Aptos" w:hAnsi="Aptos" w:eastAsia="Aptos" w:cs="Aptos"/>
          <w:noProof w:val="0"/>
          <w:sz w:val="24"/>
          <w:szCs w:val="24"/>
          <w:lang w:val="en-US"/>
        </w:rPr>
        <w:t xml:space="preserve"> The coloration of cichlid species is known to be s</w:t>
      </w:r>
      <w:r w:rsidRPr="71CA58E1" w:rsidR="0FA1D9ED">
        <w:rPr>
          <w:rFonts w:ascii="Aptos" w:hAnsi="Aptos" w:eastAsia="Aptos" w:cs="Aptos"/>
          <w:noProof w:val="0"/>
          <w:sz w:val="24"/>
          <w:szCs w:val="24"/>
          <w:lang w:val="en-US"/>
        </w:rPr>
        <w:t xml:space="preserve">ignificant </w:t>
      </w:r>
      <w:r w:rsidRPr="71CA58E1" w:rsidR="0FA1D9ED">
        <w:rPr>
          <w:rFonts w:ascii="Aptos" w:hAnsi="Aptos" w:eastAsia="Aptos" w:cs="Aptos"/>
          <w:noProof w:val="0"/>
          <w:sz w:val="24"/>
          <w:szCs w:val="24"/>
          <w:lang w:val="en-US"/>
        </w:rPr>
        <w:t xml:space="preserve">to their evolution and behavior </w:t>
      </w:r>
      <w:r w:rsidRPr="71CA58E1" w:rsidR="62F1A5FA">
        <w:rPr>
          <w:rFonts w:ascii="Aptos" w:hAnsi="Aptos" w:eastAsia="Aptos" w:cs="Aptos"/>
          <w:noProof w:val="0"/>
          <w:sz w:val="24"/>
          <w:szCs w:val="24"/>
          <w:lang w:val="en-US"/>
        </w:rPr>
        <w:t>[21]</w:t>
      </w:r>
      <w:r w:rsidRPr="71CA58E1" w:rsidR="0FA1D9ED">
        <w:rPr>
          <w:rFonts w:ascii="Aptos" w:hAnsi="Aptos" w:eastAsia="Aptos" w:cs="Aptos"/>
          <w:noProof w:val="0"/>
          <w:sz w:val="24"/>
          <w:szCs w:val="24"/>
          <w:lang w:val="en-US"/>
        </w:rPr>
        <w:t>.</w:t>
      </w:r>
      <w:r w:rsidRPr="71CA58E1" w:rsidR="4EBE3D19">
        <w:rPr>
          <w:rFonts w:ascii="Aptos" w:hAnsi="Aptos" w:eastAsia="Aptos" w:cs="Aptos"/>
          <w:noProof w:val="0"/>
          <w:sz w:val="24"/>
          <w:szCs w:val="24"/>
          <w:lang w:val="en-US"/>
        </w:rPr>
        <w:t xml:space="preserve"> </w:t>
      </w:r>
      <w:r w:rsidRPr="71CA58E1" w:rsidR="55153E90">
        <w:rPr>
          <w:rFonts w:ascii="Aptos" w:hAnsi="Aptos" w:eastAsia="Aptos" w:cs="Aptos"/>
          <w:noProof w:val="0"/>
          <w:sz w:val="24"/>
          <w:szCs w:val="24"/>
          <w:lang w:val="en-US"/>
        </w:rPr>
        <w:t xml:space="preserve">The dataset </w:t>
      </w:r>
      <w:r w:rsidRPr="71CA58E1" w:rsidR="55153E90">
        <w:rPr>
          <w:rFonts w:ascii="Aptos" w:hAnsi="Aptos" w:eastAsia="Aptos" w:cs="Aptos"/>
          <w:noProof w:val="0"/>
          <w:sz w:val="24"/>
          <w:szCs w:val="24"/>
          <w:lang w:val="en-US"/>
        </w:rPr>
        <w:t>comprised</w:t>
      </w:r>
      <w:r w:rsidRPr="71CA58E1" w:rsidR="55153E90">
        <w:rPr>
          <w:rFonts w:ascii="Aptos" w:hAnsi="Aptos" w:eastAsia="Aptos" w:cs="Aptos"/>
          <w:noProof w:val="0"/>
          <w:sz w:val="24"/>
          <w:szCs w:val="24"/>
          <w:lang w:val="en-US"/>
        </w:rPr>
        <w:t xml:space="preserve"> seven spec</w:t>
      </w:r>
      <w:r w:rsidRPr="71CA58E1" w:rsidR="55153E90">
        <w:rPr>
          <w:rFonts w:ascii="Aptos" w:hAnsi="Aptos" w:eastAsia="Aptos" w:cs="Aptos"/>
          <w:noProof w:val="0"/>
          <w:sz w:val="24"/>
          <w:szCs w:val="24"/>
          <w:lang w:val="en-US"/>
        </w:rPr>
        <w:t>im</w:t>
      </w:r>
      <w:r w:rsidRPr="71CA58E1" w:rsidR="55153E90">
        <w:rPr>
          <w:rFonts w:ascii="Aptos" w:hAnsi="Aptos" w:eastAsia="Aptos" w:cs="Aptos"/>
          <w:noProof w:val="0"/>
          <w:sz w:val="24"/>
          <w:szCs w:val="24"/>
          <w:lang w:val="en-US"/>
        </w:rPr>
        <w:t xml:space="preserve">ens spanning the three species: one male </w:t>
      </w:r>
      <w:r w:rsidRPr="71CA58E1" w:rsidR="55153E90">
        <w:rPr>
          <w:rFonts w:ascii="Aptos" w:hAnsi="Aptos" w:eastAsia="Aptos" w:cs="Aptos"/>
          <w:i w:val="1"/>
          <w:iCs w:val="1"/>
          <w:noProof w:val="0"/>
          <w:sz w:val="24"/>
          <w:szCs w:val="24"/>
          <w:lang w:val="en-US"/>
        </w:rPr>
        <w:t>Mchenga</w:t>
      </w:r>
      <w:r w:rsidRPr="71CA58E1" w:rsidR="55153E90">
        <w:rPr>
          <w:rFonts w:ascii="Aptos" w:hAnsi="Aptos" w:eastAsia="Aptos" w:cs="Aptos"/>
          <w:noProof w:val="0"/>
          <w:sz w:val="24"/>
          <w:szCs w:val="24"/>
          <w:lang w:val="en-US"/>
        </w:rPr>
        <w:t xml:space="preserve">, two female </w:t>
      </w:r>
      <w:r w:rsidRPr="71CA58E1" w:rsidR="55153E90">
        <w:rPr>
          <w:rFonts w:ascii="Aptos" w:hAnsi="Aptos" w:eastAsia="Aptos" w:cs="Aptos"/>
          <w:i w:val="1"/>
          <w:iCs w:val="1"/>
          <w:noProof w:val="0"/>
          <w:sz w:val="24"/>
          <w:szCs w:val="24"/>
          <w:lang w:val="en-US"/>
        </w:rPr>
        <w:t>Nimbochromis</w:t>
      </w:r>
      <w:r w:rsidRPr="71CA58E1" w:rsidR="55153E90">
        <w:rPr>
          <w:rFonts w:ascii="Aptos" w:hAnsi="Aptos" w:eastAsia="Aptos" w:cs="Aptos"/>
          <w:noProof w:val="0"/>
          <w:sz w:val="24"/>
          <w:szCs w:val="24"/>
          <w:lang w:val="en-US"/>
        </w:rPr>
        <w:t xml:space="preserve">, and four </w:t>
      </w:r>
      <w:r w:rsidRPr="71CA58E1" w:rsidR="55153E90">
        <w:rPr>
          <w:rFonts w:ascii="Aptos" w:hAnsi="Aptos" w:eastAsia="Aptos" w:cs="Aptos"/>
          <w:noProof w:val="0"/>
          <w:sz w:val="24"/>
          <w:szCs w:val="24"/>
          <w:lang w:val="en-US"/>
        </w:rPr>
        <w:t>male</w:t>
      </w:r>
      <w:r w:rsidRPr="71CA58E1" w:rsidR="55153E90">
        <w:rPr>
          <w:rFonts w:ascii="Aptos" w:hAnsi="Aptos" w:eastAsia="Aptos" w:cs="Aptos"/>
          <w:noProof w:val="0"/>
          <w:sz w:val="24"/>
          <w:szCs w:val="24"/>
          <w:lang w:val="en-US"/>
        </w:rPr>
        <w:t xml:space="preserve"> </w:t>
      </w:r>
      <w:r w:rsidRPr="71CA58E1" w:rsidR="55153E90">
        <w:rPr>
          <w:rFonts w:ascii="Aptos" w:hAnsi="Aptos" w:eastAsia="Aptos" w:cs="Aptos"/>
          <w:i w:val="1"/>
          <w:iCs w:val="1"/>
          <w:noProof w:val="0"/>
          <w:sz w:val="24"/>
          <w:szCs w:val="24"/>
          <w:lang w:val="en-US"/>
        </w:rPr>
        <w:t>Aulonocar</w:t>
      </w:r>
      <w:r w:rsidRPr="71CA58E1" w:rsidR="55153E90">
        <w:rPr>
          <w:rFonts w:ascii="Aptos" w:hAnsi="Aptos" w:eastAsia="Aptos" w:cs="Aptos"/>
          <w:i w:val="1"/>
          <w:iCs w:val="1"/>
          <w:noProof w:val="0"/>
          <w:sz w:val="24"/>
          <w:szCs w:val="24"/>
          <w:lang w:val="en-US"/>
        </w:rPr>
        <w:t>a</w:t>
      </w:r>
      <w:r w:rsidRPr="71CA58E1" w:rsidR="55153E90">
        <w:rPr>
          <w:rFonts w:ascii="Aptos" w:hAnsi="Aptos" w:eastAsia="Aptos" w:cs="Aptos"/>
          <w:noProof w:val="0"/>
          <w:sz w:val="24"/>
          <w:szCs w:val="24"/>
          <w:lang w:val="en-US"/>
        </w:rPr>
        <w:t>.</w:t>
      </w:r>
      <w:r w:rsidRPr="71CA58E1" w:rsidR="21AE0271">
        <w:rPr>
          <w:rFonts w:ascii="Aptos" w:hAnsi="Aptos" w:eastAsia="Aptos" w:cs="Aptos"/>
          <w:noProof w:val="0"/>
          <w:sz w:val="24"/>
          <w:szCs w:val="24"/>
          <w:lang w:val="en-US"/>
        </w:rPr>
        <w:t xml:space="preserve"> </w:t>
      </w:r>
      <w:r w:rsidRPr="71CA58E1" w:rsidR="21AE0271">
        <w:rPr>
          <w:rFonts w:ascii="Aptos" w:hAnsi="Aptos" w:eastAsia="Aptos" w:cs="Aptos"/>
          <w:noProof w:val="0"/>
          <w:sz w:val="24"/>
          <w:szCs w:val="24"/>
          <w:lang w:val="en-US"/>
        </w:rPr>
        <w:t>Colo</w:t>
      </w:r>
      <w:r w:rsidRPr="71CA58E1" w:rsidR="21AE0271">
        <w:rPr>
          <w:rFonts w:ascii="Aptos" w:hAnsi="Aptos" w:eastAsia="Aptos" w:cs="Aptos"/>
          <w:noProof w:val="0"/>
          <w:sz w:val="24"/>
          <w:szCs w:val="24"/>
          <w:lang w:val="en-US"/>
        </w:rPr>
        <w:t xml:space="preserve">r pattern information was preserved in the UV texture maps, though formalin fixation of the specimens has </w:t>
      </w:r>
      <w:r w:rsidRPr="71CA58E1" w:rsidR="21AE0271">
        <w:rPr>
          <w:rFonts w:ascii="Aptos" w:hAnsi="Aptos" w:eastAsia="Aptos" w:cs="Aptos"/>
          <w:noProof w:val="0"/>
          <w:sz w:val="24"/>
          <w:szCs w:val="24"/>
          <w:lang w:val="en-US"/>
        </w:rPr>
        <w:t>res</w:t>
      </w:r>
      <w:r w:rsidRPr="71CA58E1" w:rsidR="21AE0271">
        <w:rPr>
          <w:rFonts w:ascii="Aptos" w:hAnsi="Aptos" w:eastAsia="Aptos" w:cs="Aptos"/>
          <w:noProof w:val="0"/>
          <w:sz w:val="24"/>
          <w:szCs w:val="24"/>
          <w:lang w:val="en-US"/>
        </w:rPr>
        <w:t>ulted in some</w:t>
      </w:r>
      <w:r w:rsidRPr="71CA58E1" w:rsidR="21AE0271">
        <w:rPr>
          <w:rFonts w:ascii="Aptos" w:hAnsi="Aptos" w:eastAsia="Aptos" w:cs="Aptos"/>
          <w:noProof w:val="0"/>
          <w:sz w:val="24"/>
          <w:szCs w:val="24"/>
          <w:lang w:val="en-US"/>
        </w:rPr>
        <w:t xml:space="preserve"> fa</w:t>
      </w:r>
      <w:r w:rsidRPr="71CA58E1" w:rsidR="21AE0271">
        <w:rPr>
          <w:rFonts w:ascii="Aptos" w:hAnsi="Aptos" w:eastAsia="Aptos" w:cs="Aptos"/>
          <w:noProof w:val="0"/>
          <w:sz w:val="24"/>
          <w:szCs w:val="24"/>
          <w:lang w:val="en-US"/>
        </w:rPr>
        <w:t>ding of the original pigmentation [22].</w:t>
      </w:r>
      <w:r w:rsidRPr="71CA58E1" w:rsidR="55153E90">
        <w:rPr>
          <w:rFonts w:ascii="Aptos" w:hAnsi="Aptos" w:eastAsia="Aptos" w:cs="Aptos"/>
          <w:noProof w:val="0"/>
          <w:sz w:val="24"/>
          <w:szCs w:val="24"/>
          <w:lang w:val="en-US"/>
        </w:rPr>
        <w:t xml:space="preserve"> </w:t>
      </w:r>
      <w:r w:rsidRPr="71CA58E1" w:rsidR="227C0187">
        <w:rPr>
          <w:rFonts w:ascii="Aptos" w:hAnsi="Aptos" w:eastAsia="Aptos" w:cs="Aptos"/>
          <w:noProof w:val="0"/>
          <w:sz w:val="24"/>
          <w:szCs w:val="24"/>
          <w:lang w:val="en-US"/>
        </w:rPr>
        <w:t>Specimens were imaged using a five-camera photogrammetry workstation tethered to a suspended rotary table for high-throughput scanning at the Florida Museum digital imaging division. Image capture occurred every eight degrees of rotation with each dataset consisting of 225 images. Reality Capture was used for model alignment, mesh reconstruction, and UV texturing. All export meshes were simplified to a range of 150,000–250,000 for ease of use for landmarking in 3D Slicer. All models were exported in .obj with associated sidecar .</w:t>
      </w:r>
      <w:r w:rsidRPr="71CA58E1" w:rsidR="227C0187">
        <w:rPr>
          <w:rFonts w:ascii="Aptos" w:hAnsi="Aptos" w:eastAsia="Aptos" w:cs="Aptos"/>
          <w:noProof w:val="0"/>
          <w:sz w:val="24"/>
          <w:szCs w:val="24"/>
          <w:lang w:val="en-US"/>
        </w:rPr>
        <w:t>mtl</w:t>
      </w:r>
      <w:r w:rsidRPr="71CA58E1" w:rsidR="227C0187">
        <w:rPr>
          <w:rFonts w:ascii="Aptos" w:hAnsi="Aptos" w:eastAsia="Aptos" w:cs="Aptos"/>
          <w:noProof w:val="0"/>
          <w:sz w:val="24"/>
          <w:szCs w:val="24"/>
          <w:lang w:val="en-US"/>
        </w:rPr>
        <w:t xml:space="preserve"> and .</w:t>
      </w:r>
      <w:r w:rsidRPr="71CA58E1" w:rsidR="227C0187">
        <w:rPr>
          <w:rFonts w:ascii="Aptos" w:hAnsi="Aptos" w:eastAsia="Aptos" w:cs="Aptos"/>
          <w:noProof w:val="0"/>
          <w:sz w:val="24"/>
          <w:szCs w:val="24"/>
          <w:lang w:val="en-US"/>
        </w:rPr>
        <w:t>png</w:t>
      </w:r>
      <w:r w:rsidRPr="71CA58E1" w:rsidR="227C0187">
        <w:rPr>
          <w:rFonts w:ascii="Aptos" w:hAnsi="Aptos" w:eastAsia="Aptos" w:cs="Aptos"/>
          <w:noProof w:val="0"/>
          <w:sz w:val="24"/>
          <w:szCs w:val="24"/>
          <w:lang w:val="en-US"/>
        </w:rPr>
        <w:t xml:space="preserve"> texture file</w:t>
      </w:r>
      <w:r w:rsidR="227C0187">
        <w:rPr/>
        <w:t xml:space="preserve">. </w:t>
      </w:r>
      <w:r w:rsidRPr="71CA58E1" w:rsidR="227C0187">
        <w:rPr>
          <w:rFonts w:ascii="Aptos" w:hAnsi="Aptos" w:eastAsia="Aptos" w:cs="Aptos"/>
          <w:noProof w:val="0"/>
          <w:sz w:val="24"/>
          <w:szCs w:val="24"/>
          <w:lang w:val="en-US"/>
        </w:rPr>
        <w:t xml:space="preserve"> </w:t>
      </w:r>
      <w:r w:rsidR="227C0187">
        <w:rPr/>
        <w:t>Texture maps are provided as 8912</w:t>
      </w:r>
      <w:r w:rsidR="227C0187">
        <w:rPr/>
        <w:t xml:space="preserve"> </w:t>
      </w:r>
      <w:r w:rsidR="227C0187">
        <w:rPr/>
        <w:t>x</w:t>
      </w:r>
      <w:r w:rsidR="227C0187">
        <w:rPr/>
        <w:t xml:space="preserve"> </w:t>
      </w:r>
      <w:r w:rsidR="227C0187">
        <w:rPr/>
        <w:t xml:space="preserve">8912-pixel PNG images with RGB color channels, </w:t>
      </w:r>
      <w:r w:rsidRPr="71CA58E1" w:rsidR="227C0187">
        <w:rPr>
          <w:rFonts w:ascii="Aptos" w:hAnsi="Aptos" w:eastAsia="Aptos" w:cs="Aptos"/>
          <w:noProof w:val="0"/>
          <w:sz w:val="24"/>
          <w:szCs w:val="24"/>
          <w:lang w:val="en-US"/>
        </w:rPr>
        <w:t>mapped to the three-dimensional surfaces using the Reality Capture software</w:t>
      </w:r>
      <w:r w:rsidR="227C0187">
        <w:rPr/>
        <w:t>.</w:t>
      </w:r>
      <w:r w:rsidR="227C0187">
        <w:rPr/>
        <w:t xml:space="preserve"> </w:t>
      </w:r>
      <w:r w:rsidRPr="71CA58E1" w:rsidR="227C0187">
        <w:rPr>
          <w:rFonts w:ascii="Aptos" w:hAnsi="Aptos" w:eastAsia="Aptos" w:cs="Aptos"/>
          <w:noProof w:val="0"/>
          <w:sz w:val="24"/>
          <w:szCs w:val="24"/>
          <w:lang w:val="en-US"/>
        </w:rPr>
        <w:t xml:space="preserve">Each specimen was annotated with 47 landmarks distributed bilaterally across the body, capturing ecologically relevant morphological features </w:t>
      </w:r>
      <w:r w:rsidR="227C0187">
        <w:rPr/>
        <w:t xml:space="preserve">(Figure </w:t>
      </w:r>
      <w:r w:rsidR="073FA7D5">
        <w:rPr/>
        <w:t>3</w:t>
      </w:r>
      <w:r w:rsidR="227C0187">
        <w:rPr/>
        <w:t>)</w:t>
      </w:r>
      <w:r w:rsidRPr="71CA58E1" w:rsidR="227C0187">
        <w:rPr>
          <w:rFonts w:ascii="Aptos" w:hAnsi="Aptos" w:eastAsia="Aptos" w:cs="Aptos"/>
          <w:noProof w:val="0"/>
          <w:sz w:val="24"/>
          <w:szCs w:val="24"/>
          <w:lang w:val="en-US"/>
        </w:rPr>
        <w:t xml:space="preserve">. These landmarks were selected to maximize coverage of functionally significant structures while </w:t>
      </w:r>
      <w:r w:rsidRPr="71CA58E1" w:rsidR="227C0187">
        <w:rPr>
          <w:rFonts w:ascii="Aptos" w:hAnsi="Aptos" w:eastAsia="Aptos" w:cs="Aptos"/>
          <w:noProof w:val="0"/>
          <w:sz w:val="24"/>
          <w:szCs w:val="24"/>
          <w:lang w:val="en-US"/>
        </w:rPr>
        <w:t>maintaining</w:t>
      </w:r>
      <w:r w:rsidRPr="71CA58E1" w:rsidR="227C0187">
        <w:rPr>
          <w:rFonts w:ascii="Aptos" w:hAnsi="Aptos" w:eastAsia="Aptos" w:cs="Aptos"/>
          <w:noProof w:val="0"/>
          <w:sz w:val="24"/>
          <w:szCs w:val="24"/>
          <w:lang w:val="en-US"/>
        </w:rPr>
        <w:t xml:space="preserve"> repeatability across specimens. All annotations were performed using </w:t>
      </w:r>
      <w:r w:rsidRPr="71CA58E1" w:rsidR="227C0187">
        <w:rPr>
          <w:rFonts w:ascii="Aptos" w:hAnsi="Aptos" w:eastAsia="Aptos" w:cs="Aptos"/>
          <w:noProof w:val="0"/>
          <w:sz w:val="24"/>
          <w:szCs w:val="24"/>
          <w:lang w:val="en-US"/>
        </w:rPr>
        <w:t>3D</w:t>
      </w:r>
      <w:r w:rsidRPr="71CA58E1" w:rsidR="227C0187">
        <w:rPr>
          <w:rFonts w:ascii="Aptos" w:hAnsi="Aptos" w:eastAsia="Aptos" w:cs="Aptos"/>
          <w:noProof w:val="0"/>
          <w:sz w:val="24"/>
          <w:szCs w:val="24"/>
          <w:lang w:val="en-US"/>
        </w:rPr>
        <w:t xml:space="preserve"> Slicer by a single operator to minimize inter-observer error. Landmark coordinates were exported </w:t>
      </w:r>
      <w:r w:rsidRPr="71CA58E1" w:rsidR="227C0187">
        <w:rPr>
          <w:rFonts w:ascii="Aptos" w:hAnsi="Aptos" w:eastAsia="Aptos" w:cs="Aptos"/>
          <w:noProof w:val="0"/>
          <w:sz w:val="24"/>
          <w:szCs w:val="24"/>
          <w:lang w:val="en-US"/>
        </w:rPr>
        <w:t>in .pts</w:t>
      </w:r>
      <w:r w:rsidRPr="71CA58E1" w:rsidR="227C0187">
        <w:rPr>
          <w:rFonts w:ascii="Aptos" w:hAnsi="Aptos" w:eastAsia="Aptos" w:cs="Aptos"/>
          <w:noProof w:val="0"/>
          <w:sz w:val="24"/>
          <w:szCs w:val="24"/>
          <w:lang w:val="en-US"/>
        </w:rPr>
        <w:t xml:space="preserve"> formats for </w:t>
      </w:r>
      <w:r w:rsidRPr="71CA58E1" w:rsidR="227C0187">
        <w:rPr>
          <w:rFonts w:ascii="Aptos" w:hAnsi="Aptos" w:eastAsia="Aptos" w:cs="Aptos"/>
          <w:noProof w:val="0"/>
          <w:sz w:val="24"/>
          <w:szCs w:val="24"/>
          <w:lang w:val="en-US"/>
        </w:rPr>
        <w:t>subsequent</w:t>
      </w:r>
      <w:r w:rsidRPr="71CA58E1" w:rsidR="227C0187">
        <w:rPr>
          <w:rFonts w:ascii="Aptos" w:hAnsi="Aptos" w:eastAsia="Aptos" w:cs="Aptos"/>
          <w:noProof w:val="0"/>
          <w:sz w:val="24"/>
          <w:szCs w:val="24"/>
          <w:lang w:val="en-US"/>
        </w:rPr>
        <w:t xml:space="preserve"> analysis. Following initial placement, all landmarks were reviewed for consistency, and any specimens requiring adjustment were re-annotated to ensure positional accuracy.</w:t>
      </w:r>
    </w:p>
    <w:p w:rsidR="2EC3AEF8" w:rsidP="2EC3AEF8" w:rsidRDefault="2EC3AEF8" w14:paraId="58FFC3BE" w14:textId="21278E76">
      <w:pPr>
        <w:pStyle w:val="Normal"/>
      </w:pPr>
      <w:r w:rsidRPr="71CA58E1" w:rsidR="502530EC">
        <w:rPr>
          <w:rFonts w:ascii="Aptos" w:hAnsi="Aptos" w:eastAsia="Aptos" w:cs="Aptos"/>
          <w:noProof w:val="0"/>
          <w:sz w:val="24"/>
          <w:szCs w:val="24"/>
          <w:lang w:val="en-US"/>
        </w:rPr>
        <w:t xml:space="preserve">The </w:t>
      </w:r>
      <w:r w:rsidRPr="71CA58E1" w:rsidR="502530EC">
        <w:rPr>
          <w:rFonts w:ascii="Aptos" w:hAnsi="Aptos" w:eastAsia="Aptos" w:cs="Aptos"/>
          <w:noProof w:val="0"/>
          <w:sz w:val="24"/>
          <w:szCs w:val="24"/>
          <w:lang w:val="en-US"/>
        </w:rPr>
        <w:t>ColorAtlas</w:t>
      </w:r>
      <w:r w:rsidRPr="71CA58E1" w:rsidR="502530EC">
        <w:rPr>
          <w:rFonts w:ascii="Aptos" w:hAnsi="Aptos" w:eastAsia="Aptos" w:cs="Aptos"/>
          <w:noProof w:val="0"/>
          <w:sz w:val="24"/>
          <w:szCs w:val="24"/>
          <w:lang w:val="en-US"/>
        </w:rPr>
        <w:t xml:space="preserve"> pipeline was executed on the cichlid dataset following a structured workflow to ensure robust texture alignment and </w:t>
      </w:r>
      <w:r w:rsidRPr="71CA58E1" w:rsidR="502530EC">
        <w:rPr>
          <w:rFonts w:ascii="Aptos" w:hAnsi="Aptos" w:eastAsia="Aptos" w:cs="Aptos"/>
          <w:noProof w:val="0"/>
          <w:sz w:val="24"/>
          <w:szCs w:val="24"/>
          <w:lang w:val="en-US"/>
        </w:rPr>
        <w:t>accurate</w:t>
      </w:r>
      <w:r w:rsidRPr="71CA58E1" w:rsidR="502530EC">
        <w:rPr>
          <w:rFonts w:ascii="Aptos" w:hAnsi="Aptos" w:eastAsia="Aptos" w:cs="Aptos"/>
          <w:noProof w:val="0"/>
          <w:sz w:val="24"/>
          <w:szCs w:val="24"/>
          <w:lang w:val="en-US"/>
        </w:rPr>
        <w:t xml:space="preserve"> color quantification. During the texture alignment phase, the merge threshold in Blender was reduced to 0.0000 units to </w:t>
      </w:r>
      <w:r w:rsidRPr="71CA58E1" w:rsidR="502530EC">
        <w:rPr>
          <w:rFonts w:ascii="Aptos" w:hAnsi="Aptos" w:eastAsia="Aptos" w:cs="Aptos"/>
          <w:noProof w:val="0"/>
          <w:sz w:val="24"/>
          <w:szCs w:val="24"/>
          <w:lang w:val="en-US"/>
        </w:rPr>
        <w:t>eliminate</w:t>
      </w:r>
      <w:r w:rsidRPr="71CA58E1" w:rsidR="502530EC">
        <w:rPr>
          <w:rFonts w:ascii="Aptos" w:hAnsi="Aptos" w:eastAsia="Aptos" w:cs="Aptos"/>
          <w:noProof w:val="0"/>
          <w:sz w:val="24"/>
          <w:szCs w:val="24"/>
          <w:lang w:val="en-US"/>
        </w:rPr>
        <w:t xml:space="preserve"> duplicate vertex issues, while the cage extrusion for texture baking was </w:t>
      </w:r>
      <w:r w:rsidRPr="71CA58E1" w:rsidR="502530EC">
        <w:rPr>
          <w:rFonts w:ascii="Aptos" w:hAnsi="Aptos" w:eastAsia="Aptos" w:cs="Aptos"/>
          <w:noProof w:val="0"/>
          <w:sz w:val="24"/>
          <w:szCs w:val="24"/>
          <w:lang w:val="en-US"/>
        </w:rPr>
        <w:t>maintained</w:t>
      </w:r>
      <w:r w:rsidRPr="71CA58E1" w:rsidR="502530EC">
        <w:rPr>
          <w:rFonts w:ascii="Aptos" w:hAnsi="Aptos" w:eastAsia="Aptos" w:cs="Aptos"/>
          <w:noProof w:val="0"/>
          <w:sz w:val="24"/>
          <w:szCs w:val="24"/>
          <w:lang w:val="en-US"/>
        </w:rPr>
        <w:t xml:space="preserve"> at 0.001, which proved sufficient for </w:t>
      </w:r>
      <w:r w:rsidRPr="71CA58E1" w:rsidR="502530EC">
        <w:rPr>
          <w:rFonts w:ascii="Aptos" w:hAnsi="Aptos" w:eastAsia="Aptos" w:cs="Aptos"/>
          <w:noProof w:val="0"/>
          <w:sz w:val="24"/>
          <w:szCs w:val="24"/>
          <w:lang w:val="en-US"/>
        </w:rPr>
        <w:t>accurate</w:t>
      </w:r>
      <w:r w:rsidRPr="71CA58E1" w:rsidR="502530EC">
        <w:rPr>
          <w:rFonts w:ascii="Aptos" w:hAnsi="Aptos" w:eastAsia="Aptos" w:cs="Aptos"/>
          <w:noProof w:val="0"/>
          <w:sz w:val="24"/>
          <w:szCs w:val="24"/>
          <w:lang w:val="en-US"/>
        </w:rPr>
        <w:t xml:space="preserve"> ray-traced mapping. These adjustments were applied with a 66° Smart UV Project angle, a 0.002 UV unit island margin, and a 2048×2048 pixel bake resolution with a 2-pixel margin. The results are shown in Figure 3a.</w:t>
      </w:r>
    </w:p>
    <w:p w:rsidR="2EC3AEF8" w:rsidP="2EC3AEF8" w:rsidRDefault="2EC3AEF8" w14:paraId="7FB7E35B" w14:textId="2446F2E4">
      <w:pPr>
        <w:pStyle w:val="Normal"/>
      </w:pPr>
      <w:r w:rsidRPr="5F3E85C7" w:rsidR="738E37ED">
        <w:rPr>
          <w:rFonts w:ascii="Aptos" w:hAnsi="Aptos" w:eastAsia="Aptos" w:cs="Aptos"/>
          <w:noProof w:val="0"/>
          <w:sz w:val="24"/>
          <w:szCs w:val="24"/>
          <w:lang w:val="en-US"/>
        </w:rPr>
        <w:t xml:space="preserve">Following alignment, the multi-texture clustering analysis was configured with 60 initial clusters for specimen-level color quantization, </w:t>
      </w:r>
      <w:r w:rsidRPr="5F3E85C7" w:rsidR="738E37ED">
        <w:rPr>
          <w:rFonts w:ascii="Aptos" w:hAnsi="Aptos" w:eastAsia="Aptos" w:cs="Aptos"/>
          <w:noProof w:val="0"/>
          <w:sz w:val="24"/>
          <w:szCs w:val="24"/>
          <w:lang w:val="en-US"/>
        </w:rPr>
        <w:t>consolidated</w:t>
      </w:r>
      <w:r w:rsidRPr="5F3E85C7" w:rsidR="738E37ED">
        <w:rPr>
          <w:rFonts w:ascii="Aptos" w:hAnsi="Aptos" w:eastAsia="Aptos" w:cs="Aptos"/>
          <w:noProof w:val="0"/>
          <w:sz w:val="24"/>
          <w:szCs w:val="24"/>
          <w:lang w:val="en-US"/>
        </w:rPr>
        <w:t xml:space="preserve"> to 30 shared color classes across the population. To balance computational efficiency, the analysis subsampled 20,000 faces per specimen. This combination of parameter tuning ensured that the final population atlas </w:t>
      </w:r>
      <w:r w:rsidRPr="5F3E85C7" w:rsidR="738E37ED">
        <w:rPr>
          <w:rFonts w:ascii="Aptos" w:hAnsi="Aptos" w:eastAsia="Aptos" w:cs="Aptos"/>
          <w:noProof w:val="0"/>
          <w:sz w:val="24"/>
          <w:szCs w:val="24"/>
          <w:lang w:val="en-US"/>
        </w:rPr>
        <w:t>maintained</w:t>
      </w:r>
      <w:r w:rsidRPr="5F3E85C7" w:rsidR="738E37ED">
        <w:rPr>
          <w:rFonts w:ascii="Aptos" w:hAnsi="Aptos" w:eastAsia="Aptos" w:cs="Aptos"/>
          <w:noProof w:val="0"/>
          <w:sz w:val="24"/>
          <w:szCs w:val="24"/>
          <w:lang w:val="en-US"/>
        </w:rPr>
        <w:t xml:space="preserve"> dense surface correspondence, consistent UV layouts, and a biologically meaningful shared color palette suitable for downstream population analysis and </w:t>
      </w:r>
      <w:r w:rsidRPr="5F3E85C7" w:rsidR="738E37ED">
        <w:rPr>
          <w:rFonts w:ascii="Aptos" w:hAnsi="Aptos" w:eastAsia="Aptos" w:cs="Aptos"/>
          <w:noProof w:val="0"/>
          <w:sz w:val="24"/>
          <w:szCs w:val="24"/>
          <w:lang w:val="en-US"/>
        </w:rPr>
        <w:t>morphospace</w:t>
      </w:r>
      <w:r w:rsidRPr="5F3E85C7" w:rsidR="738E37ED">
        <w:rPr>
          <w:rFonts w:ascii="Aptos" w:hAnsi="Aptos" w:eastAsia="Aptos" w:cs="Aptos"/>
          <w:noProof w:val="0"/>
          <w:sz w:val="24"/>
          <w:szCs w:val="24"/>
          <w:lang w:val="en-US"/>
        </w:rPr>
        <w:t xml:space="preserve"> </w:t>
      </w:r>
      <w:r w:rsidRPr="5F3E85C7" w:rsidR="738E37ED">
        <w:rPr>
          <w:rFonts w:ascii="Aptos" w:hAnsi="Aptos" w:eastAsia="Aptos" w:cs="Aptos"/>
          <w:noProof w:val="0"/>
          <w:sz w:val="24"/>
          <w:szCs w:val="24"/>
          <w:lang w:val="en-US"/>
        </w:rPr>
        <w:t>navi</w:t>
      </w:r>
      <w:r w:rsidR="07724BF5">
        <w:rPr/>
        <w:t xml:space="preserve"> </w:t>
      </w:r>
    </w:p>
    <w:commentRangeStart w:id="1887173111"/>
    <w:p w:rsidR="2EC3AEF8" w:rsidP="2EC3AEF8" w:rsidRDefault="2EC3AEF8" w14:paraId="2A93730B" w14:textId="2A61865C">
      <w:pPr>
        <w:pStyle w:val="Normal"/>
      </w:pPr>
      <w:commentRangeStart w:id="2114919067"/>
      <w:r w:rsidR="07724BF5">
        <w:rPr/>
        <w:t xml:space="preserve">s </w:t>
      </w:r>
      <w:commentRangeEnd w:id="1887173111"/>
      <w:r>
        <w:rPr>
          <w:rStyle w:val="CommentReference"/>
        </w:rPr>
        <w:commentReference w:id="1887173111"/>
      </w:r>
      <w:commentRangeEnd w:id="2114919067"/>
      <w:r>
        <w:rPr>
          <w:rStyle w:val="CommentReference"/>
        </w:rPr>
        <w:commentReference w:id="2114919067"/>
      </w:r>
    </w:p>
    <w:p w:rsidR="2EC3AEF8" w:rsidP="2EC3AEF8" w:rsidRDefault="2EC3AEF8" w14:paraId="57EAA40E" w14:textId="464DF8B8">
      <w:pPr>
        <w:pStyle w:val="Normal"/>
      </w:pPr>
      <w:r w:rsidRPr="6DC858DB" w:rsidR="738E37ED">
        <w:rPr>
          <w:rFonts w:ascii="Aptos" w:hAnsi="Aptos" w:eastAsia="Aptos" w:cs="Aptos"/>
          <w:noProof w:val="0"/>
          <w:sz w:val="24"/>
          <w:szCs w:val="24"/>
          <w:lang w:val="en-US"/>
        </w:rPr>
        <w:t>gation. Clustering results are shown in Figure 3b.</w:t>
      </w:r>
    </w:p>
    <w:p w:rsidR="2EC3AEF8" w:rsidP="71CA58E1" w:rsidRDefault="2EC3AEF8" w14:paraId="65992A36" w14:textId="6820E7AB">
      <w:pPr>
        <w:pStyle w:val="Normal"/>
        <w:rPr>
          <w:rFonts w:ascii="Aptos" w:hAnsi="Aptos" w:eastAsia="Aptos" w:cs="Aptos"/>
          <w:noProof w:val="0"/>
          <w:sz w:val="24"/>
          <w:szCs w:val="24"/>
          <w:lang w:val="en-US"/>
        </w:rPr>
      </w:pPr>
      <w:r w:rsidR="241F4CD9">
        <w:drawing>
          <wp:inline wp14:editId="2B75E275" wp14:anchorId="25BC9212">
            <wp:extent cx="5943600" cy="2971800"/>
            <wp:effectExtent l="0" t="0" r="0" b="0"/>
            <wp:docPr id="1977020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020430" name="Picture 1977020430"/>
                    <pic:cNvPicPr/>
                  </pic:nvPicPr>
                  <pic:blipFill>
                    <a:blip xmlns:r="http://schemas.openxmlformats.org/officeDocument/2006/relationships" r:embed="rId87552162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2EC3AEF8" w:rsidP="2EC3AEF8" w:rsidRDefault="2EC3AEF8" w14:paraId="1B11CE8F" w14:textId="46CC4ABA">
      <w:pPr>
        <w:pStyle w:val="Normal"/>
      </w:pPr>
      <w:r w:rsidRPr="71CA58E1" w:rsidR="543A29B0">
        <w:rPr>
          <w:b w:val="1"/>
          <w:bCs w:val="1"/>
        </w:rPr>
        <w:t xml:space="preserve">Figure 3: </w:t>
      </w:r>
      <w:r w:rsidRPr="71CA58E1" w:rsidR="543A29B0">
        <w:rPr>
          <w:rFonts w:ascii="Aptos" w:hAnsi="Aptos" w:eastAsia="Aptos" w:cs="Aptos"/>
          <w:b w:val="1"/>
          <w:bCs w:val="1"/>
          <w:noProof w:val="0"/>
          <w:sz w:val="24"/>
          <w:szCs w:val="24"/>
          <w:lang w:val="en-US"/>
        </w:rPr>
        <w:t>ColorAtlas</w:t>
      </w:r>
      <w:r w:rsidRPr="71CA58E1" w:rsidR="543A29B0">
        <w:rPr>
          <w:rFonts w:ascii="Aptos" w:hAnsi="Aptos" w:eastAsia="Aptos" w:cs="Aptos"/>
          <w:b w:val="1"/>
          <w:bCs w:val="1"/>
          <w:noProof w:val="0"/>
          <w:sz w:val="24"/>
          <w:szCs w:val="24"/>
          <w:lang w:val="en-US"/>
        </w:rPr>
        <w:t xml:space="preserve"> on cichlid dataset (A) texture mapping to atlas cichlid model (B) </w:t>
      </w:r>
      <w:r w:rsidRPr="71CA58E1" w:rsidR="543A29B0">
        <w:rPr>
          <w:rFonts w:ascii="Aptos" w:hAnsi="Aptos" w:eastAsia="Aptos" w:cs="Aptos"/>
          <w:b w:val="1"/>
          <w:bCs w:val="1"/>
          <w:noProof w:val="0"/>
          <w:sz w:val="24"/>
          <w:szCs w:val="24"/>
          <w:lang w:val="en-US"/>
        </w:rPr>
        <w:t>Recolorize</w:t>
      </w:r>
      <w:r w:rsidRPr="71CA58E1" w:rsidR="543A29B0">
        <w:rPr>
          <w:rFonts w:ascii="Aptos" w:hAnsi="Aptos" w:eastAsia="Aptos" w:cs="Aptos"/>
          <w:b w:val="1"/>
          <w:bCs w:val="1"/>
          <w:noProof w:val="0"/>
          <w:sz w:val="24"/>
          <w:szCs w:val="24"/>
          <w:lang w:val="en-US"/>
        </w:rPr>
        <w:t xml:space="preserve"> -based clustered cichlid dataset, (C) clustered textures plotted for first two principal components.</w:t>
      </w:r>
    </w:p>
    <w:p w:rsidR="2EC3AEF8" w:rsidP="2EC3AEF8" w:rsidRDefault="2EC3AEF8" w14:paraId="1C47A8BC" w14:textId="161EF4D4">
      <w:pPr>
        <w:pStyle w:val="Normal"/>
      </w:pPr>
      <w:r w:rsidRPr="71CA58E1" w:rsidR="2485E1E8">
        <w:rPr>
          <w:rFonts w:ascii="Aptos" w:hAnsi="Aptos" w:eastAsia="Aptos" w:cs="Aptos"/>
          <w:noProof w:val="0"/>
          <w:sz w:val="24"/>
          <w:szCs w:val="24"/>
          <w:lang w:val="en-US"/>
        </w:rPr>
        <w:t>Using morphospace navigation, we identify the four boundary points of our PCA1 and PCA2 plot as shown in Figure 3.3C. The first principal component accounts for 42.8% of the variance in texture and appears to capture the continuum from lighter to darker coloration. Mchenga_m1 represents the lightest sample, suggesting that the clustered PCA approach effectively captures the yellow features of its body relative to other samples. Nimbo_f1 and Nimbo_f2 occupy an intermediate position along this axis, consistent with their predominantly light gray coloration. In contrast, the yellowhead samples exhibit much darker bodies and cluster near the negative extreme of PC1.</w:t>
      </w:r>
    </w:p>
    <w:p w:rsidR="2EC3AEF8" w:rsidP="2EC3AEF8" w:rsidRDefault="2EC3AEF8" w14:paraId="1C6437B3" w14:textId="32FAF551">
      <w:pPr>
        <w:pStyle w:val="Normal"/>
      </w:pPr>
      <w:r w:rsidRPr="71CA58E1" w:rsidR="2485E1E8">
        <w:rPr>
          <w:rFonts w:ascii="Aptos" w:hAnsi="Aptos" w:eastAsia="Aptos" w:cs="Aptos"/>
          <w:noProof w:val="0"/>
          <w:sz w:val="24"/>
          <w:szCs w:val="24"/>
          <w:lang w:val="en-US"/>
        </w:rPr>
        <w:t xml:space="preserve">The second principal </w:t>
      </w:r>
      <w:r w:rsidRPr="71CA58E1" w:rsidR="2485E1E8">
        <w:rPr>
          <w:rFonts w:ascii="Aptos" w:hAnsi="Aptos" w:eastAsia="Aptos" w:cs="Aptos"/>
          <w:noProof w:val="0"/>
          <w:sz w:val="24"/>
          <w:szCs w:val="24"/>
          <w:lang w:val="en-US"/>
        </w:rPr>
        <w:t>component</w:t>
      </w:r>
      <w:r w:rsidRPr="71CA58E1" w:rsidR="2485E1E8">
        <w:rPr>
          <w:rFonts w:ascii="Aptos" w:hAnsi="Aptos" w:eastAsia="Aptos" w:cs="Aptos"/>
          <w:noProof w:val="0"/>
          <w:sz w:val="24"/>
          <w:szCs w:val="24"/>
          <w:lang w:val="en-US"/>
        </w:rPr>
        <w:t xml:space="preserve"> reflects variation in body patterning. The yellowhead specimens and Mchenga group together at low PC2 values, both displaying a strip-like pattern along the body. Toward the positive end of PC2, the spotted body pattern characteristic of Nimbo becomes </w:t>
      </w:r>
      <w:r w:rsidRPr="71CA58E1" w:rsidR="2485E1E8">
        <w:rPr>
          <w:rFonts w:ascii="Aptos" w:hAnsi="Aptos" w:eastAsia="Aptos" w:cs="Aptos"/>
          <w:noProof w:val="0"/>
          <w:sz w:val="24"/>
          <w:szCs w:val="24"/>
          <w:lang w:val="en-US"/>
        </w:rPr>
        <w:t>evident</w:t>
      </w:r>
      <w:r w:rsidRPr="71CA58E1" w:rsidR="2485E1E8">
        <w:rPr>
          <w:rFonts w:ascii="Aptos" w:hAnsi="Aptos" w:eastAsia="Aptos" w:cs="Aptos"/>
          <w:noProof w:val="0"/>
          <w:sz w:val="24"/>
          <w:szCs w:val="24"/>
          <w:lang w:val="en-US"/>
        </w:rPr>
        <w:t>. Together, these two principal components do a reasonable job of separating key features; however, the analysis is heavily influenced by overall body coloration and patterning, which occupy the largest surface area on the model. As a result, smaller-scale regional variation is not well captured.</w:t>
      </w:r>
    </w:p>
    <w:p w:rsidR="09A8D3FD" w:rsidP="2EC3AEF8" w:rsidRDefault="09A8D3FD" w14:paraId="5CBBE5C6" w14:textId="2655E369">
      <w:pPr>
        <w:pStyle w:val="Heading3"/>
      </w:pPr>
      <w:r w:rsidR="135BF0FA">
        <w:rPr/>
        <w:t>Landmark-based segmentation of cichlid features</w:t>
      </w:r>
    </w:p>
    <w:p w:rsidR="1EC8EE3B" w:rsidP="71CA58E1" w:rsidRDefault="1EC8EE3B" w14:paraId="548127D6" w14:textId="488D2C91">
      <w:pPr>
        <w:pStyle w:val="Normal"/>
      </w:pPr>
      <w:r w:rsidRPr="682EFBB4" w:rsidR="1EC8EE3B">
        <w:rPr>
          <w:rFonts w:ascii="Aptos" w:hAnsi="Aptos" w:eastAsia="Aptos" w:cs="Aptos"/>
          <w:noProof w:val="0"/>
          <w:sz w:val="24"/>
          <w:szCs w:val="24"/>
          <w:lang w:val="en-US"/>
        </w:rPr>
        <w:t xml:space="preserve">Following the previously described alignment step, we use sub-region analysis panel </w:t>
      </w:r>
      <w:r w:rsidRPr="682EFBB4" w:rsidR="1EC8EE3B">
        <w:rPr>
          <w:rFonts w:ascii="Aptos" w:hAnsi="Aptos" w:eastAsia="Aptos" w:cs="Aptos"/>
          <w:noProof w:val="0"/>
          <w:sz w:val="24"/>
          <w:szCs w:val="24"/>
          <w:lang w:val="en-US"/>
        </w:rPr>
        <w:t>segment</w:t>
      </w:r>
      <w:r w:rsidRPr="682EFBB4" w:rsidR="1EC8EE3B">
        <w:rPr>
          <w:rFonts w:ascii="Aptos" w:hAnsi="Aptos" w:eastAsia="Aptos" w:cs="Aptos"/>
          <w:noProof w:val="0"/>
          <w:sz w:val="24"/>
          <w:szCs w:val="24"/>
          <w:lang w:val="en-US"/>
        </w:rPr>
        <w:t xml:space="preserve"> the Dorsal and Cau</w:t>
      </w:r>
      <w:r w:rsidR="38D496C3">
        <w:rPr/>
        <w:t xml:space="preserve"> </w:t>
      </w:r>
    </w:p>
    <w:p w:rsidR="1EC8EE3B" w:rsidP="71CA58E1" w:rsidRDefault="1EC8EE3B" w14:paraId="09A938E2" w14:textId="58611526">
      <w:pPr>
        <w:pStyle w:val="Normal"/>
      </w:pPr>
      <w:r w:rsidRPr="682EFBB4" w:rsidR="1EC8EE3B">
        <w:rPr>
          <w:rFonts w:ascii="Aptos" w:hAnsi="Aptos" w:eastAsia="Aptos" w:cs="Aptos"/>
          <w:noProof w:val="0"/>
          <w:sz w:val="24"/>
          <w:szCs w:val="24"/>
          <w:lang w:val="en-US"/>
        </w:rPr>
        <w:t xml:space="preserve">dal fins shown in Figure 4a. The textures mapped to the segmented cichlid atlas model </w:t>
      </w:r>
      <w:r w:rsidRPr="682EFBB4" w:rsidR="1EC8EE3B">
        <w:rPr>
          <w:rFonts w:ascii="Aptos" w:hAnsi="Aptos" w:eastAsia="Aptos" w:cs="Aptos"/>
          <w:noProof w:val="0"/>
          <w:sz w:val="24"/>
          <w:szCs w:val="24"/>
          <w:lang w:val="en-US"/>
        </w:rPr>
        <w:t>is</w:t>
      </w:r>
      <w:r w:rsidRPr="682EFBB4" w:rsidR="1EC8EE3B">
        <w:rPr>
          <w:rFonts w:ascii="Aptos" w:hAnsi="Aptos" w:eastAsia="Aptos" w:cs="Aptos"/>
          <w:noProof w:val="0"/>
          <w:sz w:val="24"/>
          <w:szCs w:val="24"/>
          <w:lang w:val="en-US"/>
        </w:rPr>
        <w:t xml:space="preserve"> shown in Figure 4b. Both fins are independently clustered using the same parameters. The multi-texture clustering analysis was configured with 60 initial clusters for specimen-level color quantization, </w:t>
      </w:r>
      <w:r w:rsidRPr="682EFBB4" w:rsidR="1EC8EE3B">
        <w:rPr>
          <w:rFonts w:ascii="Aptos" w:hAnsi="Aptos" w:eastAsia="Aptos" w:cs="Aptos"/>
          <w:noProof w:val="0"/>
          <w:sz w:val="24"/>
          <w:szCs w:val="24"/>
          <w:lang w:val="en-US"/>
        </w:rPr>
        <w:t>consolidated</w:t>
      </w:r>
      <w:r w:rsidRPr="682EFBB4" w:rsidR="1EC8EE3B">
        <w:rPr>
          <w:rFonts w:ascii="Aptos" w:hAnsi="Aptos" w:eastAsia="Aptos" w:cs="Aptos"/>
          <w:noProof w:val="0"/>
          <w:sz w:val="24"/>
          <w:szCs w:val="24"/>
          <w:lang w:val="en-US"/>
        </w:rPr>
        <w:t xml:space="preserve"> to 30 shared color classes across the population. The analysis subsampled 20,000 faces per specimen. Clustering results are shown in Figure </w:t>
      </w:r>
      <w:r w:rsidRPr="682EFBB4" w:rsidR="1EC8EE3B">
        <w:rPr>
          <w:rFonts w:ascii="Aptos" w:hAnsi="Aptos" w:eastAsia="Aptos" w:cs="Aptos"/>
          <w:noProof w:val="0"/>
          <w:sz w:val="24"/>
          <w:szCs w:val="24"/>
          <w:lang w:val="en-US"/>
        </w:rPr>
        <w:t>4c</w:t>
      </w:r>
      <w:r w:rsidRPr="682EFBB4" w:rsidR="1EC8EE3B">
        <w:rPr>
          <w:rFonts w:ascii="Aptos" w:hAnsi="Aptos" w:eastAsia="Aptos" w:cs="Aptos"/>
          <w:noProof w:val="0"/>
          <w:sz w:val="24"/>
          <w:szCs w:val="24"/>
          <w:lang w:val="en-US"/>
        </w:rPr>
        <w:t>.</w:t>
      </w:r>
    </w:p>
    <w:p w:rsidR="67CC637D" w:rsidP="71CA58E1" w:rsidRDefault="67CC637D" w14:paraId="1267CC70" w14:textId="0F6058C6">
      <w:pPr>
        <w:pStyle w:val="Normal"/>
        <w:rPr>
          <w:rFonts w:ascii="Aptos" w:hAnsi="Aptos" w:eastAsia="Aptos" w:cs="Aptos"/>
          <w:noProof w:val="0"/>
          <w:sz w:val="24"/>
          <w:szCs w:val="24"/>
          <w:lang w:val="en-US"/>
        </w:rPr>
      </w:pPr>
      <w:r w:rsidR="67CC637D">
        <w:drawing>
          <wp:inline wp14:editId="486C0941" wp14:anchorId="553D2AA9">
            <wp:extent cx="5943600" cy="3171825"/>
            <wp:effectExtent l="0" t="0" r="0" b="0"/>
            <wp:docPr id="45966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66632" name="Picture 45966632"/>
                    <pic:cNvPicPr/>
                  </pic:nvPicPr>
                  <pic:blipFill>
                    <a:blip xmlns:r="http://schemas.openxmlformats.org/officeDocument/2006/relationships" r:embed="rId443644861">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5DC06758" w:rsidP="71CA58E1" w:rsidRDefault="5DC06758" w14:paraId="30504858" w14:textId="3ED8B045">
      <w:pPr>
        <w:pStyle w:val="Normal"/>
      </w:pPr>
      <w:r w:rsidRPr="71CA58E1" w:rsidR="5DC06758">
        <w:rPr>
          <w:b w:val="1"/>
          <w:bCs w:val="1"/>
        </w:rPr>
        <w:t xml:space="preserve">Figure 4: </w:t>
      </w:r>
      <w:r w:rsidRPr="71CA58E1" w:rsidR="5DC06758">
        <w:rPr>
          <w:rFonts w:ascii="Aptos" w:hAnsi="Aptos" w:eastAsia="Aptos" w:cs="Aptos"/>
          <w:b w:val="1"/>
          <w:bCs w:val="1"/>
          <w:noProof w:val="0"/>
          <w:sz w:val="24"/>
          <w:szCs w:val="24"/>
          <w:lang w:val="en-US"/>
        </w:rPr>
        <w:t>ColorAtlas</w:t>
      </w:r>
      <w:r w:rsidRPr="71CA58E1" w:rsidR="5DC06758">
        <w:rPr>
          <w:rFonts w:ascii="Aptos" w:hAnsi="Aptos" w:eastAsia="Aptos" w:cs="Aptos"/>
          <w:b w:val="1"/>
          <w:bCs w:val="1"/>
          <w:noProof w:val="0"/>
          <w:sz w:val="24"/>
          <w:szCs w:val="24"/>
          <w:lang w:val="en-US"/>
        </w:rPr>
        <w:t xml:space="preserve"> on segmented dorsal fin and caudal fin from cichlid dataset (A) dorsal (top) and caudal (bottom) fins from cichlid dataset (B) texture mapping to segmented dorsal (top) and caudal (bottom) fin atlas cichlid model (B) </w:t>
      </w:r>
      <w:r w:rsidRPr="71CA58E1" w:rsidR="5DC06758">
        <w:rPr>
          <w:rFonts w:ascii="Aptos" w:hAnsi="Aptos" w:eastAsia="Aptos" w:cs="Aptos"/>
          <w:b w:val="1"/>
          <w:bCs w:val="1"/>
          <w:noProof w:val="0"/>
          <w:sz w:val="24"/>
          <w:szCs w:val="24"/>
          <w:lang w:val="en-US"/>
        </w:rPr>
        <w:t>Recolorize</w:t>
      </w:r>
      <w:r w:rsidRPr="71CA58E1" w:rsidR="5DC06758">
        <w:rPr>
          <w:rFonts w:ascii="Aptos" w:hAnsi="Aptos" w:eastAsia="Aptos" w:cs="Aptos"/>
          <w:b w:val="1"/>
          <w:bCs w:val="1"/>
          <w:noProof w:val="0"/>
          <w:sz w:val="24"/>
          <w:szCs w:val="24"/>
          <w:lang w:val="en-US"/>
        </w:rPr>
        <w:t xml:space="preserve"> -based clustered dorsal(top) and caudal (bottom) fin textures, (D) clustered dorsal fin textures plotted for first two principal components, (E) clustered caudal fin textures plotted for first two principal components.</w:t>
      </w:r>
    </w:p>
    <w:p w:rsidR="5DC06758" w:rsidP="71CA58E1" w:rsidRDefault="5DC06758" w14:paraId="037A0B83" w14:textId="499CAC5F">
      <w:pPr>
        <w:pStyle w:val="Normal"/>
      </w:pPr>
      <w:r w:rsidRPr="71CA58E1" w:rsidR="5DC06758">
        <w:rPr>
          <w:rFonts w:ascii="Aptos" w:hAnsi="Aptos" w:eastAsia="Aptos" w:cs="Aptos"/>
          <w:noProof w:val="0"/>
          <w:sz w:val="24"/>
          <w:szCs w:val="24"/>
          <w:lang w:val="en-US"/>
        </w:rPr>
        <w:t>Using morphospace navigation, we identify the four boundary points of the PCA1 and PCA2 plot for each fin. For the dorsal fin, the first principal component captures a gradient from dark to light coloration. The second principal component distinguishes between spotted and unspotted patterns. However, one Nimbo specimen is less cleanly separated along this axis, as its darker coloration and less prominent spots cause it to visually resemble the yellowhead specimens rather than aligning clearly with the spotted Nimbo group.</w:t>
      </w:r>
    </w:p>
    <w:p w:rsidR="5DC06758" w:rsidP="71CA58E1" w:rsidRDefault="5DC06758" w14:paraId="5D318E87" w14:textId="13BFD87F">
      <w:pPr>
        <w:pStyle w:val="Normal"/>
      </w:pPr>
      <w:r w:rsidRPr="71CA58E1" w:rsidR="5DC06758">
        <w:rPr>
          <w:rFonts w:ascii="Aptos" w:hAnsi="Aptos" w:eastAsia="Aptos" w:cs="Aptos"/>
          <w:noProof w:val="0"/>
          <w:sz w:val="24"/>
          <w:szCs w:val="24"/>
          <w:lang w:val="en-US"/>
        </w:rPr>
        <w:t>For the caudal fin, the first principal component again separates specimens based on overall lightness versus darkness. The second principal component differentiates those with defined patterning from those without. Together, these analyses demonstrate that sub-region segmentation effectively captures localized variation in color and pattern. however, separation can be influenced by overarching traits such as overall darkness, which may obscure finer pattern-based distinctions in certain specimens.</w:t>
      </w:r>
    </w:p>
    <w:p w:rsidR="5DC06758" w:rsidP="71CA58E1" w:rsidRDefault="5DC06758" w14:paraId="789D21D2" w14:textId="638BBE85">
      <w:pPr>
        <w:pStyle w:val="Heading3"/>
      </w:pPr>
      <w:r w:rsidR="5DC06758">
        <w:rPr/>
        <w:t xml:space="preserve">Stable shape with divergent </w:t>
      </w:r>
      <w:r w:rsidR="5DC06758">
        <w:rPr/>
        <w:t>color</w:t>
      </w:r>
      <w:r w:rsidR="5DC06758">
        <w:rPr/>
        <w:t xml:space="preserve"> pattern variation</w:t>
      </w:r>
    </w:p>
    <w:p w:rsidR="29A63C78" w:rsidP="2EC3AEF8" w:rsidRDefault="29A63C78" w14:paraId="4A718962" w14:textId="670918DA">
      <w:pPr>
        <w:pStyle w:val="Normal"/>
      </w:pPr>
      <w:r w:rsidR="55015CF0">
        <w:rPr/>
        <w:t>This dataset examines a collection of</w:t>
      </w:r>
      <w:r w:rsidR="625FE39C">
        <w:rPr/>
        <w:t xml:space="preserve"> 32</w:t>
      </w:r>
      <w:r w:rsidR="55015CF0">
        <w:rPr/>
        <w:t xml:space="preserve"> </w:t>
      </w:r>
      <w:r w:rsidR="55015CF0">
        <w:rPr/>
        <w:t xml:space="preserve">freshwater </w:t>
      </w:r>
      <w:r w:rsidR="55015CF0">
        <w:rPr/>
        <w:t>mussel</w:t>
      </w:r>
      <w:r w:rsidR="7957959B">
        <w:rPr/>
        <w:t xml:space="preserve"> </w:t>
      </w:r>
      <w:r w:rsidRPr="71CA58E1" w:rsidR="7957959B">
        <w:rPr>
          <w:rFonts w:ascii="Aptos" w:hAnsi="Aptos" w:eastAsia="Aptos" w:cs="Aptos"/>
          <w:noProof w:val="0"/>
          <w:sz w:val="24"/>
          <w:szCs w:val="24"/>
          <w:lang w:val="en-US"/>
        </w:rPr>
        <w:t>species</w:t>
      </w:r>
      <w:r w:rsidRPr="71CA58E1" w:rsidR="0EAD9A96">
        <w:rPr>
          <w:rFonts w:ascii="Aptos" w:hAnsi="Aptos" w:eastAsia="Aptos" w:cs="Aptos"/>
          <w:noProof w:val="0"/>
          <w:sz w:val="24"/>
          <w:szCs w:val="24"/>
          <w:lang w:val="en-US"/>
        </w:rPr>
        <w:t>, sampled from a broader collection of 50 species,</w:t>
      </w:r>
      <w:r w:rsidRPr="71CA58E1" w:rsidR="7957959B">
        <w:rPr>
          <w:rFonts w:ascii="Aptos" w:hAnsi="Aptos" w:eastAsia="Aptos" w:cs="Aptos"/>
          <w:noProof w:val="0"/>
          <w:sz w:val="24"/>
          <w:szCs w:val="24"/>
          <w:lang w:val="en-US"/>
        </w:rPr>
        <w:t xml:space="preserve"> </w:t>
      </w:r>
      <w:r w:rsidRPr="71CA58E1" w:rsidR="7957959B">
        <w:rPr>
          <w:rFonts w:ascii="Aptos" w:hAnsi="Aptos" w:eastAsia="Aptos" w:cs="Aptos"/>
          <w:noProof w:val="0"/>
          <w:sz w:val="24"/>
          <w:szCs w:val="24"/>
          <w:lang w:val="en-US"/>
        </w:rPr>
        <w:t>from the Florida Museum of Natural History Invertebrate Zoology collections</w:t>
      </w:r>
      <w:r w:rsidR="55015CF0">
        <w:rPr/>
        <w:t>.</w:t>
      </w:r>
      <w:r w:rsidR="266A00B5">
        <w:rPr/>
        <w:t xml:space="preserve"> </w:t>
      </w:r>
      <w:r w:rsidRPr="71CA58E1" w:rsidR="266A00B5">
        <w:rPr>
          <w:rFonts w:ascii="Aptos" w:hAnsi="Aptos" w:eastAsia="Aptos" w:cs="Aptos"/>
          <w:noProof w:val="0"/>
          <w:sz w:val="24"/>
          <w:szCs w:val="24"/>
          <w:lang w:val="en-US"/>
        </w:rPr>
        <w:t>Specimens were imaged using a three-camera photogrammetry workstation tethered to an automated turntable for high-throughput scanning at the Florida Museum digital imaging division. Each specimen was imaged in two orientations, every five degrees of rotation, resulting in a dataset consisting of 432 images. Reality Capture was used for model alignment, mesh reconstruction, and UV texturing</w:t>
      </w:r>
      <w:r w:rsidRPr="71CA58E1" w:rsidR="266A00B5">
        <w:rPr>
          <w:rFonts w:ascii="Aptos" w:hAnsi="Aptos" w:eastAsia="Aptos" w:cs="Aptos"/>
          <w:noProof w:val="0"/>
          <w:sz w:val="24"/>
          <w:szCs w:val="24"/>
          <w:lang w:val="en-US"/>
        </w:rPr>
        <w:t xml:space="preserve">; </w:t>
      </w:r>
      <w:r w:rsidRPr="71CA58E1" w:rsidR="266A00B5">
        <w:rPr>
          <w:rFonts w:ascii="Aptos" w:hAnsi="Aptos" w:eastAsia="Aptos" w:cs="Aptos"/>
          <w:noProof w:val="0"/>
          <w:sz w:val="24"/>
          <w:szCs w:val="24"/>
          <w:lang w:val="en-US"/>
        </w:rPr>
        <w:t xml:space="preserve">all other reconstruction work was conducted under the same outlined characteristics. Mesh characteristics include vertex counts ranging from 150,000–250,000 per specimen, with models saved </w:t>
      </w:r>
      <w:r w:rsidRPr="71CA58E1" w:rsidR="266A00B5">
        <w:rPr>
          <w:rFonts w:ascii="Aptos" w:hAnsi="Aptos" w:eastAsia="Aptos" w:cs="Aptos"/>
          <w:noProof w:val="0"/>
          <w:sz w:val="24"/>
          <w:szCs w:val="24"/>
          <w:lang w:val="en-US"/>
        </w:rPr>
        <w:t>in .ply</w:t>
      </w:r>
      <w:r w:rsidRPr="71CA58E1" w:rsidR="266A00B5">
        <w:rPr>
          <w:rFonts w:ascii="Aptos" w:hAnsi="Aptos" w:eastAsia="Aptos" w:cs="Aptos"/>
          <w:noProof w:val="0"/>
          <w:sz w:val="24"/>
          <w:szCs w:val="24"/>
          <w:lang w:val="en-US"/>
        </w:rPr>
        <w:t xml:space="preserve"> and .obj formats to preserve both geometry and texture information.</w:t>
      </w:r>
      <w:r w:rsidRPr="71CA58E1" w:rsidR="266A00B5">
        <w:rPr>
          <w:rFonts w:ascii="Aptos" w:hAnsi="Aptos" w:eastAsia="Aptos" w:cs="Aptos"/>
          <w:noProof w:val="0"/>
          <w:sz w:val="24"/>
          <w:szCs w:val="24"/>
          <w:lang w:val="en-US"/>
        </w:rPr>
        <w:t xml:space="preserve"> </w:t>
      </w:r>
      <w:r w:rsidR="266A00B5">
        <w:rPr/>
        <w:t xml:space="preserve">Texture maps are provided as </w:t>
      </w:r>
      <w:r w:rsidRPr="71CA58E1" w:rsidR="266A00B5">
        <w:rPr>
          <w:highlight w:val="yellow"/>
        </w:rPr>
        <w:t>[RESOLUTION: e.g., 4096 × 4096 pixel]</w:t>
      </w:r>
      <w:r w:rsidR="266A00B5">
        <w:rPr/>
        <w:t xml:space="preserve"> JPEG images with RGB color</w:t>
      </w:r>
      <w:r w:rsidR="266A00B5">
        <w:rPr/>
        <w:t xml:space="preserve"> </w:t>
      </w:r>
      <w:r w:rsidR="266A00B5">
        <w:rPr/>
        <w:t>channels, mapped to the three-dimensional surfaces using the original scanning software.</w:t>
      </w:r>
      <w:r w:rsidR="55015CF0">
        <w:rPr/>
        <w:t xml:space="preserve"> </w:t>
      </w:r>
      <w:r w:rsidRPr="71CA58E1" w:rsidR="4E2AD7B0">
        <w:rPr>
          <w:rFonts w:ascii="Aptos" w:hAnsi="Aptos" w:eastAsia="Aptos" w:cs="Aptos"/>
          <w:noProof w:val="0"/>
          <w:sz w:val="24"/>
          <w:szCs w:val="24"/>
          <w:lang w:val="en-US"/>
        </w:rPr>
        <w:t xml:space="preserve">Each mussel specimen was annotated with a total of 48 landmarks comprising five fixed points at homologous positions (the beak/umbo, anterior hinge, posterior hinge, and dorsal anterior and posterior adductor muscle attachments), 35 semi-landmarks tracing the commissure from the anterior to the posterior hinge to capture the shell opening outline, and eight points along the maximum growth axis from the beak to the shell margin to define the valve's symmetry plane and growth trajectory. These were annotated in 3D Slicer. Landmark coordinates were exported </w:t>
      </w:r>
      <w:r w:rsidRPr="71CA58E1" w:rsidR="4E2AD7B0">
        <w:rPr>
          <w:rFonts w:ascii="Aptos" w:hAnsi="Aptos" w:eastAsia="Aptos" w:cs="Aptos"/>
          <w:noProof w:val="0"/>
          <w:sz w:val="24"/>
          <w:szCs w:val="24"/>
          <w:lang w:val="en-US"/>
        </w:rPr>
        <w:t>in .Pts</w:t>
      </w:r>
      <w:r w:rsidRPr="71CA58E1" w:rsidR="4E2AD7B0">
        <w:rPr>
          <w:rFonts w:ascii="Aptos" w:hAnsi="Aptos" w:eastAsia="Aptos" w:cs="Aptos"/>
          <w:noProof w:val="0"/>
          <w:sz w:val="24"/>
          <w:szCs w:val="24"/>
          <w:lang w:val="en-US"/>
        </w:rPr>
        <w:t xml:space="preserve"> format, and following initial placement, all landmarks were reviewed for consistency.</w:t>
      </w:r>
    </w:p>
    <w:p w:rsidR="29A63C78" w:rsidP="71CA58E1" w:rsidRDefault="29A63C78" w14:paraId="3B1C7BA0" w14:textId="7E62059A">
      <w:pPr>
        <w:pStyle w:val="Normal"/>
        <w:rPr>
          <w:highlight w:val="yellow"/>
        </w:rPr>
      </w:pPr>
      <w:commentRangeStart w:id="332333304"/>
      <w:r w:rsidRPr="6DC858DB" w:rsidR="79075D7F">
        <w:rPr>
          <w:highlight w:val="yellow"/>
        </w:rPr>
        <w:t xml:space="preserve">[Explain the ecological importance of </w:t>
      </w:r>
      <w:r w:rsidRPr="6DC858DB" w:rsidR="79075D7F">
        <w:rPr>
          <w:highlight w:val="yellow"/>
        </w:rPr>
        <w:t>mussel</w:t>
      </w:r>
      <w:r w:rsidRPr="6DC858DB" w:rsidR="79075D7F">
        <w:rPr>
          <w:highlight w:val="yellow"/>
        </w:rPr>
        <w:t xml:space="preserve"> shell shape or color patterns with a citation, e.g., "Shell morphology in freshwater </w:t>
      </w:r>
      <w:r w:rsidRPr="6DC858DB" w:rsidR="79075D7F">
        <w:rPr>
          <w:highlight w:val="yellow"/>
        </w:rPr>
        <w:t>mussel</w:t>
      </w:r>
      <w:r w:rsidRPr="6DC858DB" w:rsidR="79075D7F">
        <w:rPr>
          <w:highlight w:val="yellow"/>
        </w:rPr>
        <w:t>s is closely linked to hydraulic habitat, burial depth, and burrowing efficiency (Watters, 1994)."]</w:t>
      </w:r>
    </w:p>
    <w:p w:rsidR="55015CF0" w:rsidP="682EFBB4" w:rsidRDefault="55015CF0" w14:paraId="619386B5" w14:textId="78198A62">
      <w:pPr>
        <w:pStyle w:val="Normal"/>
      </w:pPr>
      <w:r w:rsidRPr="682EFBB4" w:rsidR="55015CF0">
        <w:rPr>
          <w:highlight w:val="yellow"/>
        </w:rPr>
        <w:t xml:space="preserve">[Paragraph on the typical coloration and morphology of the </w:t>
      </w:r>
      <w:r w:rsidRPr="682EFBB4" w:rsidR="55015CF0">
        <w:rPr>
          <w:highlight w:val="yellow"/>
        </w:rPr>
        <w:t>mussel</w:t>
      </w:r>
      <w:r w:rsidRPr="682EFBB4" w:rsidR="55015CF0">
        <w:rPr>
          <w:highlight w:val="yellow"/>
        </w:rPr>
        <w:t xml:space="preserve"> species in the dataset with a citation, e.g., "The species included in this dataset exhibit a range of shell morphologies. Species A is characterized by </w:t>
      </w:r>
      <w:r w:rsidRPr="682EFBB4" w:rsidR="55015CF0">
        <w:rPr>
          <w:highlight w:val="yellow"/>
        </w:rPr>
        <w:t>a</w:t>
      </w:r>
      <w:r w:rsidRPr="682EFBB4" w:rsidR="55015CF0">
        <w:rPr>
          <w:highlight w:val="yellow"/>
        </w:rPr>
        <w:t xml:space="preserve"> elongate, compressed shell with a smooth, </w:t>
      </w:r>
      <w:r w:rsidRPr="682EFBB4" w:rsidR="55015CF0">
        <w:rPr>
          <w:highlight w:val="yellow"/>
        </w:rPr>
        <w:t>greenish-brown</w:t>
      </w:r>
      <w:r w:rsidRPr="682EFBB4" w:rsidR="55015CF0">
        <w:rPr>
          <w:highlight w:val="yellow"/>
        </w:rPr>
        <w:t xml:space="preserve"> periostracum, while Species B displays a more inflated, rounded shell with prominent growth ridges and a darker, rayed pattern (Smith et al., 2018)."]</w:t>
      </w:r>
      <w:r w:rsidR="6ECF7D9C">
        <w:rPr/>
        <w:t xml:space="preserve"> </w:t>
      </w:r>
    </w:p>
    <w:p w:rsidR="29A63C78" w:rsidP="71CA58E1" w:rsidRDefault="29A63C78" w14:paraId="078CB4E2" w14:textId="24AF77A5">
      <w:pPr>
        <w:pStyle w:val="Normal"/>
        <w:rPr>
          <w:highlight w:val="yellow"/>
        </w:rPr>
      </w:pPr>
      <w:r w:rsidRPr="6DC858DB" w:rsidR="79075D7F">
        <w:rPr>
          <w:highlight w:val="yellow"/>
        </w:rPr>
        <w:t xml:space="preserve">The dataset </w:t>
      </w:r>
      <w:r w:rsidRPr="6DC858DB" w:rsidR="79075D7F">
        <w:rPr>
          <w:highlight w:val="yellow"/>
        </w:rPr>
        <w:t>comprises</w:t>
      </w:r>
      <w:r w:rsidRPr="6DC858DB" w:rsidR="79075D7F">
        <w:rPr>
          <w:highlight w:val="yellow"/>
        </w:rPr>
        <w:t xml:space="preserve"> seven specimens spanning three species from [River/Lake System, e.g., the Mobile River Basin].</w:t>
      </w:r>
      <w:r w:rsidR="79075D7F">
        <w:rPr/>
        <w:t xml:space="preserve"> </w:t>
      </w:r>
      <w:commentRangeEnd w:id="332333304"/>
      <w:r>
        <w:rPr>
          <w:rStyle w:val="CommentReference"/>
        </w:rPr>
        <w:commentReference w:id="332333304"/>
      </w:r>
    </w:p>
    <w:p w:rsidR="6E0CA824" w:rsidP="71CA58E1" w:rsidRDefault="6E0CA824" w14:paraId="1DA11A7C" w14:textId="3C9B2A3D">
      <w:pPr>
        <w:pStyle w:val="Normal"/>
      </w:pPr>
      <w:r w:rsidRPr="71CA58E1" w:rsidR="6E0CA824">
        <w:rPr>
          <w:rFonts w:ascii="Aptos" w:hAnsi="Aptos" w:eastAsia="Aptos" w:cs="Aptos"/>
          <w:noProof w:val="0"/>
          <w:sz w:val="24"/>
          <w:szCs w:val="24"/>
          <w:lang w:val="en-US"/>
        </w:rPr>
        <w:t xml:space="preserve">During the texture alignment phase, several critical parameters were refined to address mesh artifacts and baking imperfections. Specifically, the merge threshold in Blender was reduced to 0.0000 units to </w:t>
      </w:r>
      <w:r w:rsidRPr="71CA58E1" w:rsidR="6E0CA824">
        <w:rPr>
          <w:rFonts w:ascii="Aptos" w:hAnsi="Aptos" w:eastAsia="Aptos" w:cs="Aptos"/>
          <w:noProof w:val="0"/>
          <w:sz w:val="24"/>
          <w:szCs w:val="24"/>
          <w:lang w:val="en-US"/>
        </w:rPr>
        <w:t>eliminate</w:t>
      </w:r>
      <w:r w:rsidRPr="71CA58E1" w:rsidR="6E0CA824">
        <w:rPr>
          <w:rFonts w:ascii="Aptos" w:hAnsi="Aptos" w:eastAsia="Aptos" w:cs="Aptos"/>
          <w:noProof w:val="0"/>
          <w:sz w:val="24"/>
          <w:szCs w:val="24"/>
          <w:lang w:val="en-US"/>
        </w:rPr>
        <w:t xml:space="preserve"> duplicate vertex issues, while the cage extrusion for texture baking was increased to 0.01. These adjustments were applied within the established framework of a 66° Smart UV Project angle, a 0.002 UV unit island margin, and a 2048×2048 pixel bake resolution with a 2-pixel margin. The resulting atlas texture </w:t>
      </w:r>
      <w:r w:rsidRPr="71CA58E1" w:rsidR="6E0CA824">
        <w:rPr>
          <w:rFonts w:ascii="Aptos" w:hAnsi="Aptos" w:eastAsia="Aptos" w:cs="Aptos"/>
          <w:noProof w:val="0"/>
          <w:sz w:val="24"/>
          <w:szCs w:val="24"/>
          <w:lang w:val="en-US"/>
        </w:rPr>
        <w:t>maping</w:t>
      </w:r>
      <w:r w:rsidRPr="71CA58E1" w:rsidR="6E0CA824">
        <w:rPr>
          <w:rFonts w:ascii="Aptos" w:hAnsi="Aptos" w:eastAsia="Aptos" w:cs="Aptos"/>
          <w:noProof w:val="0"/>
          <w:sz w:val="24"/>
          <w:szCs w:val="24"/>
          <w:lang w:val="en-US"/>
        </w:rPr>
        <w:t xml:space="preserve"> is shown in Figure 3.5A. Following alignment, the multitexture clustering analysis was configured with 60 initial clusters for specimen-level color quantization, </w:t>
      </w:r>
      <w:r w:rsidRPr="71CA58E1" w:rsidR="6E0CA824">
        <w:rPr>
          <w:rFonts w:ascii="Aptos" w:hAnsi="Aptos" w:eastAsia="Aptos" w:cs="Aptos"/>
          <w:noProof w:val="0"/>
          <w:sz w:val="24"/>
          <w:szCs w:val="24"/>
          <w:lang w:val="en-US"/>
        </w:rPr>
        <w:t>consolidated</w:t>
      </w:r>
      <w:r w:rsidRPr="71CA58E1" w:rsidR="6E0CA824">
        <w:rPr>
          <w:rFonts w:ascii="Aptos" w:hAnsi="Aptos" w:eastAsia="Aptos" w:cs="Aptos"/>
          <w:noProof w:val="0"/>
          <w:sz w:val="24"/>
          <w:szCs w:val="24"/>
          <w:lang w:val="en-US"/>
        </w:rPr>
        <w:t xml:space="preserve"> to 30 shared color classes across the population. The analysis subsampled 20,000 faces per specimen. The clustering results are shown in Figure 5b.</w:t>
      </w:r>
    </w:p>
    <w:p w:rsidR="1AB7EB35" w:rsidP="1AB7EB35" w:rsidRDefault="1AB7EB35" w14:paraId="1CD85779" w14:textId="23028553">
      <w:pPr>
        <w:pStyle w:val="Normal"/>
      </w:pPr>
      <w:commentRangeStart w:id="1806401636"/>
      <w:r w:rsidR="5CB8E979">
        <w:drawing>
          <wp:inline wp14:editId="69741CC0" wp14:anchorId="3D7EE802">
            <wp:extent cx="4442221" cy="3054027"/>
            <wp:effectExtent l="0" t="0" r="0" b="0"/>
            <wp:docPr id="1392091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091747" name="Picture 1392091747"/>
                    <pic:cNvPicPr/>
                  </pic:nvPicPr>
                  <pic:blipFill>
                    <a:blip xmlns:r="http://schemas.openxmlformats.org/officeDocument/2006/relationships" r:embed="rId1464042973">
                      <a:extLst>
                        <a:ext uri="{28A0092B-C50C-407E-A947-70E740481C1C}">
                          <a14:useLocalDpi xmlns:a14="http://schemas.microsoft.com/office/drawing/2010/main"/>
                        </a:ext>
                      </a:extLst>
                    </a:blip>
                    <a:stretch>
                      <a:fillRect/>
                    </a:stretch>
                  </pic:blipFill>
                  <pic:spPr>
                    <a:xfrm rot="0">
                      <a:off x="0" y="0"/>
                      <a:ext cx="4442221" cy="3054027"/>
                    </a:xfrm>
                    <a:prstGeom prst="rect">
                      <a:avLst/>
                    </a:prstGeom>
                  </pic:spPr>
                </pic:pic>
              </a:graphicData>
            </a:graphic>
          </wp:inline>
        </w:drawing>
      </w:r>
    </w:p>
    <w:p w:rsidR="1AB7EB35" w:rsidP="1AB7EB35" w:rsidRDefault="1AB7EB35" w14:paraId="34028897" w14:textId="4D72AFB7">
      <w:pPr>
        <w:pStyle w:val="Normal"/>
      </w:pPr>
      <w:r w:rsidRPr="71CA58E1" w:rsidR="0FEE17ED">
        <w:rPr>
          <w:b w:val="1"/>
          <w:bCs w:val="1"/>
        </w:rPr>
        <w:t xml:space="preserve">Figure 5: </w:t>
      </w:r>
      <w:r w:rsidRPr="71CA58E1" w:rsidR="67543C83">
        <w:rPr>
          <w:rFonts w:ascii="Aptos" w:hAnsi="Aptos" w:eastAsia="Aptos" w:cs="Aptos"/>
          <w:b w:val="1"/>
          <w:bCs w:val="1"/>
          <w:noProof w:val="0"/>
          <w:sz w:val="24"/>
          <w:szCs w:val="24"/>
          <w:lang w:val="en-US"/>
        </w:rPr>
        <w:t>ColorAtlas on mussel dataset (A) texture mapping to atlas mussel model (B) Recolorize -based clustered cichlid dataset, (C) clustered textures plotted for first two principal components.</w:t>
      </w:r>
    </w:p>
    <w:p w:rsidR="1AB7EB35" w:rsidP="6DC858DB" w:rsidRDefault="1AB7EB35" w14:paraId="69BAA75F" w14:textId="72129E7D">
      <w:pPr>
        <w:pStyle w:val="Normal"/>
      </w:pPr>
      <w:r w:rsidRPr="682EFBB4" w:rsidR="162D0AB0">
        <w:rPr>
          <w:rFonts w:ascii="Aptos" w:hAnsi="Aptos" w:eastAsia="Aptos" w:cs="Aptos"/>
          <w:noProof w:val="0"/>
          <w:sz w:val="24"/>
          <w:szCs w:val="24"/>
          <w:lang w:val="en-US"/>
        </w:rPr>
        <w:t xml:space="preserve">Using </w:t>
      </w:r>
      <w:r w:rsidRPr="682EFBB4" w:rsidR="162D0AB0">
        <w:rPr>
          <w:rFonts w:ascii="Aptos" w:hAnsi="Aptos" w:eastAsia="Aptos" w:cs="Aptos"/>
          <w:noProof w:val="0"/>
          <w:sz w:val="24"/>
          <w:szCs w:val="24"/>
          <w:lang w:val="en-US"/>
        </w:rPr>
        <w:t>morphospace</w:t>
      </w:r>
      <w:r w:rsidRPr="682EFBB4" w:rsidR="162D0AB0">
        <w:rPr>
          <w:rFonts w:ascii="Aptos" w:hAnsi="Aptos" w:eastAsia="Aptos" w:cs="Aptos"/>
          <w:noProof w:val="0"/>
          <w:sz w:val="24"/>
          <w:szCs w:val="24"/>
          <w:lang w:val="en-US"/>
        </w:rPr>
        <w:t xml:space="preserve"> navigation, we </w:t>
      </w:r>
      <w:r w:rsidRPr="682EFBB4" w:rsidR="162D0AB0">
        <w:rPr>
          <w:rFonts w:ascii="Aptos" w:hAnsi="Aptos" w:eastAsia="Aptos" w:cs="Aptos"/>
          <w:noProof w:val="0"/>
          <w:sz w:val="24"/>
          <w:szCs w:val="24"/>
          <w:lang w:val="en-US"/>
        </w:rPr>
        <w:t>identify</w:t>
      </w:r>
      <w:r w:rsidRPr="682EFBB4" w:rsidR="162D0AB0">
        <w:rPr>
          <w:rFonts w:ascii="Aptos" w:hAnsi="Aptos" w:eastAsia="Aptos" w:cs="Aptos"/>
          <w:noProof w:val="0"/>
          <w:sz w:val="24"/>
          <w:szCs w:val="24"/>
          <w:lang w:val="en-US"/>
        </w:rPr>
        <w:t xml:space="preserve"> the four boundary points of our </w:t>
      </w:r>
      <w:r w:rsidRPr="682EFBB4" w:rsidR="162D0AB0">
        <w:rPr>
          <w:rFonts w:ascii="Aptos" w:hAnsi="Aptos" w:eastAsia="Aptos" w:cs="Aptos"/>
          <w:noProof w:val="0"/>
          <w:sz w:val="24"/>
          <w:szCs w:val="24"/>
          <w:lang w:val="en-US"/>
        </w:rPr>
        <w:t>PCA1</w:t>
      </w:r>
      <w:r w:rsidRPr="682EFBB4" w:rsidR="162D0AB0">
        <w:rPr>
          <w:rFonts w:ascii="Aptos" w:hAnsi="Aptos" w:eastAsia="Aptos" w:cs="Aptos"/>
          <w:noProof w:val="0"/>
          <w:sz w:val="24"/>
          <w:szCs w:val="24"/>
          <w:lang w:val="en-US"/>
        </w:rPr>
        <w:t xml:space="preserve"> and PCA2 plot as shown in Figure 3.3C. The first principal </w:t>
      </w:r>
      <w:r w:rsidRPr="682EFBB4" w:rsidR="162D0AB0">
        <w:rPr>
          <w:rFonts w:ascii="Aptos" w:hAnsi="Aptos" w:eastAsia="Aptos" w:cs="Aptos"/>
          <w:noProof w:val="0"/>
          <w:sz w:val="24"/>
          <w:szCs w:val="24"/>
          <w:lang w:val="en-US"/>
        </w:rPr>
        <w:t>component</w:t>
      </w:r>
      <w:r w:rsidRPr="682EFBB4" w:rsidR="162D0AB0">
        <w:rPr>
          <w:rFonts w:ascii="Aptos" w:hAnsi="Aptos" w:eastAsia="Aptos" w:cs="Aptos"/>
          <w:noProof w:val="0"/>
          <w:sz w:val="24"/>
          <w:szCs w:val="24"/>
          <w:lang w:val="en-US"/>
        </w:rPr>
        <w:t xml:space="preserve"> accounts for 39.8% of the variance in shell coloration and appears to capture the continuum from darker to lighter hues. The </w:t>
      </w:r>
      <w:r w:rsidRPr="682EFBB4" w:rsidR="162D0AB0">
        <w:rPr>
          <w:rFonts w:ascii="Aptos" w:hAnsi="Aptos" w:eastAsia="Aptos" w:cs="Aptos"/>
          <w:noProof w:val="0"/>
          <w:sz w:val="24"/>
          <w:szCs w:val="24"/>
          <w:lang w:val="en-US"/>
        </w:rPr>
        <w:t>dark brown</w:t>
      </w:r>
      <w:r w:rsidRPr="682EFBB4" w:rsidR="162D0AB0">
        <w:rPr>
          <w:rFonts w:ascii="Aptos" w:hAnsi="Aptos" w:eastAsia="Aptos" w:cs="Aptos"/>
          <w:noProof w:val="0"/>
          <w:sz w:val="24"/>
          <w:szCs w:val="24"/>
          <w:lang w:val="en-US"/>
        </w:rPr>
        <w:t xml:space="preserve"> mussels at the PC1 minimum and PC2 minimum represent the darkest end of this spectrum, while the yellow mussels at the opposite extreme of PC1 and PC2 minimum correspond to the lightest coloration. Along the second principal </w:t>
      </w:r>
      <w:r w:rsidRPr="682EFBB4" w:rsidR="162D0AB0">
        <w:rPr>
          <w:rFonts w:ascii="Aptos" w:hAnsi="Aptos" w:eastAsia="Aptos" w:cs="Aptos"/>
          <w:noProof w:val="0"/>
          <w:sz w:val="24"/>
          <w:szCs w:val="24"/>
          <w:lang w:val="en-US"/>
        </w:rPr>
        <w:t>component</w:t>
      </w:r>
      <w:r w:rsidRPr="682EFBB4" w:rsidR="162D0AB0">
        <w:rPr>
          <w:rFonts w:ascii="Aptos" w:hAnsi="Aptos" w:eastAsia="Aptos" w:cs="Aptos"/>
          <w:noProof w:val="0"/>
          <w:sz w:val="24"/>
          <w:szCs w:val="24"/>
          <w:lang w:val="en-US"/>
        </w:rPr>
        <w:t xml:space="preserve">, which reflects variation in shell tone, the black mussels at PC1 minimum and PC2 </w:t>
      </w:r>
      <w:r w:rsidRPr="682EFBB4" w:rsidR="162D0AB0">
        <w:rPr>
          <w:rFonts w:ascii="Aptos" w:hAnsi="Aptos" w:eastAsia="Aptos" w:cs="Aptos"/>
          <w:noProof w:val="0"/>
          <w:sz w:val="24"/>
          <w:szCs w:val="24"/>
          <w:lang w:val="en-US"/>
        </w:rPr>
        <w:t>maximum</w:t>
      </w:r>
      <w:r w:rsidRPr="682EFBB4" w:rsidR="162D0AB0">
        <w:rPr>
          <w:rFonts w:ascii="Aptos" w:hAnsi="Aptos" w:eastAsia="Aptos" w:cs="Aptos"/>
          <w:noProof w:val="0"/>
          <w:sz w:val="24"/>
          <w:szCs w:val="24"/>
          <w:lang w:val="en-US"/>
        </w:rPr>
        <w:t xml:space="preserve"> exhibit a cooler, darker appearance, </w:t>
      </w:r>
      <w:r w:rsidRPr="682EFBB4" w:rsidR="162D0AB0">
        <w:rPr>
          <w:rFonts w:ascii="Aptos" w:hAnsi="Aptos" w:eastAsia="Aptos" w:cs="Aptos"/>
          <w:noProof w:val="0"/>
          <w:sz w:val="24"/>
          <w:szCs w:val="24"/>
          <w:lang w:val="en-US"/>
        </w:rPr>
        <w:t>whereas</w:t>
      </w:r>
      <w:r w:rsidRPr="682EFBB4" w:rsidR="162D0AB0">
        <w:rPr>
          <w:rFonts w:ascii="Aptos" w:hAnsi="Aptos" w:eastAsia="Aptos" w:cs="Aptos"/>
          <w:noProof w:val="0"/>
          <w:sz w:val="24"/>
          <w:szCs w:val="24"/>
          <w:lang w:val="en-US"/>
        </w:rPr>
        <w:t xml:space="preserve"> the white mussels at PC1 maximum and PC2 maximum occupy the opposing corner. However, the analysis is heavily influenced by overall shell coloration, which occupies the largest surface area on the model. As a result, smaller-scale regional variation the striping </w:t>
      </w:r>
      <w:r w:rsidRPr="682EFBB4" w:rsidR="162D0AB0">
        <w:rPr>
          <w:rFonts w:ascii="Aptos" w:hAnsi="Aptos" w:eastAsia="Aptos" w:cs="Aptos"/>
          <w:noProof w:val="0"/>
          <w:sz w:val="24"/>
          <w:szCs w:val="24"/>
          <w:lang w:val="en-US"/>
        </w:rPr>
        <w:t>patterns</w:t>
      </w:r>
      <w:r w:rsidRPr="682EFBB4" w:rsidR="162D0AB0">
        <w:rPr>
          <w:rFonts w:ascii="Aptos" w:hAnsi="Aptos" w:eastAsia="Aptos" w:cs="Aptos"/>
          <w:noProof w:val="0"/>
          <w:sz w:val="24"/>
          <w:szCs w:val="24"/>
          <w:lang w:val="en-US"/>
        </w:rPr>
        <w:t xml:space="preserve"> on some shells is not separated.</w:t>
      </w:r>
      <w:commentRangeEnd w:id="1806401636"/>
      <w:r>
        <w:rPr>
          <w:rStyle w:val="CommentReference"/>
        </w:rPr>
        <w:commentReference w:id="1806401636"/>
      </w:r>
      <w:r w:rsidR="2E14F998">
        <w:rPr/>
        <w:t xml:space="preserve"> </w:t>
      </w:r>
    </w:p>
    <w:p w:rsidR="1AB7EB35" w:rsidP="682EFBB4" w:rsidRDefault="1AB7EB35" w14:paraId="049686C5" w14:textId="33C452E6">
      <w:pPr>
        <w:pStyle w:val="Heading2"/>
      </w:pPr>
      <w:r w:rsidR="2E14F998">
        <w:rPr/>
        <w:t>Method Validation</w:t>
      </w:r>
    </w:p>
    <w:p w:rsidR="1AB7EB35" w:rsidP="682EFBB4" w:rsidRDefault="1AB7EB35" w14:paraId="4ABA4B6A" w14:textId="345ECB6F">
      <w:pPr>
        <w:pStyle w:val="Heading3"/>
      </w:pPr>
      <w:r w:rsidR="2E14F998">
        <w:rPr/>
        <w:t>Synthetic Texture Dataset</w:t>
      </w:r>
    </w:p>
    <w:p w:rsidR="1AB7EB35" w:rsidP="6DC858DB" w:rsidRDefault="1AB7EB35" w14:paraId="2E3ADC52" w14:textId="5A4ACE10">
      <w:pPr>
        <w:pStyle w:val="Normal"/>
      </w:pPr>
      <w:r w:rsidR="2E14F998">
        <w:rPr/>
        <w:t>We introduce a tool that maps textures from varying 3D geometries onto a common shape. However, analyzing the resulting texture datasets is not straightforward. Real-world data are difficult to validate, and because our tool relies on unsupervised learning, we cannot easily confirm that it isolates the intended features. Our tool provides basic analysis functions for general purposes, while assuming that users will implement custom analyses for specific needs. To validate our functionality, we propose a synthetic dataset that provides controlled, statistically standardized features as a means of testing our approach.</w:t>
      </w:r>
    </w:p>
    <w:p w:rsidR="1AB7EB35" w:rsidP="6DC858DB" w:rsidRDefault="1AB7EB35" w14:paraId="2C30169B" w14:textId="7C033C9E">
      <w:pPr>
        <w:pStyle w:val="Normal"/>
      </w:pPr>
      <w:r w:rsidR="2E14F998">
        <w:rPr/>
        <w:t xml:space="preserve">To explore different approaches for analyzing the output data and to verify the texture transfer process, we generated a synthetic texture dataset of simple color and pattern features painted onto </w:t>
      </w:r>
      <w:commentRangeStart w:id="269412571"/>
      <w:r w:rsidR="2E14F998">
        <w:rPr/>
        <w:t>fish geometry.</w:t>
      </w:r>
      <w:commentRangeEnd w:id="269412571"/>
      <w:r>
        <w:rPr>
          <w:rStyle w:val="CommentReference"/>
        </w:rPr>
        <w:commentReference w:id="269412571"/>
      </w:r>
      <w:r w:rsidR="2E14F998">
        <w:rPr/>
        <w:t xml:space="preserve"> The feature set consists of binary belly color, tail color, and dorsal stripe count. Each color feature gets two main hues (belly – blue, purple; tail – green, cyan) and some variance in the hue, along with anterior-posterior positional variation. The fishes have 4 or 5 dorsal stripes with varying stripe density,width, and anterior-posterior offset. The three binary features produce 8 clusters with additional noise mixed in via the variance in color and structural aspects of the features.</w:t>
      </w:r>
    </w:p>
    <w:p w:rsidR="1AB7EB35" w:rsidP="682EFBB4" w:rsidRDefault="1AB7EB35" w14:paraId="16FAB3DB" w14:textId="4F761BFB">
      <w:pPr>
        <w:pStyle w:val="Normal"/>
        <w:rPr>
          <w:rFonts w:ascii="Aptos" w:hAnsi="Aptos" w:eastAsia="Aptos" w:cs="Aptos"/>
          <w:noProof w:val="0"/>
          <w:sz w:val="24"/>
          <w:szCs w:val="24"/>
          <w:lang w:val="en-US"/>
        </w:rPr>
      </w:pPr>
      <w:r w:rsidR="2E14F998">
        <w:rPr/>
        <w:t>The textures are generated first by randomly picking the feature variables. These variables drive the equations used for programmatic application of brushes to the geometry. We use spherical brushes (with feathered “edge”) to paint the belly and tail, and a pill/capsule shaped brush to paint the stripes. The position</w:t>
      </w:r>
    </w:p>
    <w:p w:rsidR="1AB7EB35" w:rsidP="682EFBB4" w:rsidRDefault="1AB7EB35" w14:paraId="6AC76DAF" w14:textId="782438FA">
      <w:pPr>
        <w:pStyle w:val="Heading2"/>
      </w:pPr>
      <w:r w:rsidRPr="682EFBB4" w:rsidR="39DD8A89">
        <w:rPr>
          <w:noProof w:val="0"/>
          <w:lang w:val="en-US"/>
        </w:rPr>
        <w:t>Results</w:t>
      </w:r>
    </w:p>
    <w:p w:rsidR="39DD8A89" w:rsidP="682EFBB4" w:rsidRDefault="39DD8A89" w14:paraId="6B84C6A0" w14:textId="44AAC96D">
      <w:pPr>
        <w:pStyle w:val="Heading3"/>
      </w:pPr>
      <w:r w:rsidRPr="682EFBB4" w:rsidR="39DD8A89">
        <w:rPr>
          <w:noProof w:val="0"/>
          <w:lang w:val="en-US"/>
        </w:rPr>
        <w:t>Unsupervised</w:t>
      </w:r>
    </w:p>
    <w:p w:rsidR="682EFBB4" w:rsidP="682EFBB4" w:rsidRDefault="682EFBB4" w14:paraId="0BD3E32F" w14:textId="78203A17">
      <w:pPr>
        <w:pStyle w:val="Normal"/>
        <w:rPr>
          <w:noProof w:val="0"/>
          <w:lang w:val="en-US"/>
        </w:rPr>
      </w:pPr>
    </w:p>
    <w:p w:rsidR="39DD8A89" w:rsidP="682EFBB4" w:rsidRDefault="39DD8A89" w14:paraId="0545DBF3" w14:textId="30EA2B4C">
      <w:pPr>
        <w:pStyle w:val="Heading3"/>
      </w:pPr>
      <w:r w:rsidRPr="682EFBB4" w:rsidR="39DD8A89">
        <w:rPr>
          <w:noProof w:val="0"/>
          <w:lang w:val="en-US"/>
        </w:rPr>
        <w:t>Supervised</w:t>
      </w:r>
    </w:p>
    <w:p w:rsidR="0AC6BECB" w:rsidP="777C16AC" w:rsidRDefault="0AC6BECB" w14:paraId="05C0BA13" w14:textId="4ADE6636">
      <w:pPr>
        <w:pStyle w:val="Heading1"/>
        <w:bidi w:val="0"/>
      </w:pPr>
      <w:r w:rsidR="3E01CE74">
        <w:rPr/>
        <w:t>Discussion</w:t>
      </w:r>
    </w:p>
    <w:p w:rsidR="2EC3AEF8" w:rsidP="2EC3AEF8" w:rsidRDefault="2EC3AEF8" w14:paraId="1999DE45" w14:textId="699A0B57">
      <w:pPr>
        <w:pStyle w:val="Normal"/>
        <w:bidi w:val="0"/>
      </w:pPr>
      <w:commentRangeStart w:id="801306919"/>
      <w:r w:rsidRPr="6DC858DB" w:rsidR="336D67F0">
        <w:rPr>
          <w:rFonts w:ascii="Aptos" w:hAnsi="Aptos" w:eastAsia="Aptos" w:cs="Aptos"/>
          <w:noProof w:val="0"/>
          <w:sz w:val="24"/>
          <w:szCs w:val="24"/>
          <w:lang w:val="en-US"/>
        </w:rPr>
        <w:t xml:space="preserve">We </w:t>
      </w:r>
      <w:r w:rsidRPr="6DC858DB" w:rsidR="336D67F0">
        <w:rPr>
          <w:rFonts w:ascii="Aptos" w:hAnsi="Aptos" w:eastAsia="Aptos" w:cs="Aptos"/>
          <w:noProof w:val="0"/>
          <w:sz w:val="24"/>
          <w:szCs w:val="24"/>
          <w:lang w:val="en-US"/>
        </w:rPr>
        <w:t>demonstrate</w:t>
      </w:r>
      <w:r w:rsidRPr="6DC858DB" w:rsidR="336D67F0">
        <w:rPr>
          <w:rFonts w:ascii="Aptos" w:hAnsi="Aptos" w:eastAsia="Aptos" w:cs="Aptos"/>
          <w:noProof w:val="0"/>
          <w:sz w:val="24"/>
          <w:szCs w:val="24"/>
          <w:lang w:val="en-US"/>
        </w:rPr>
        <w:t xml:space="preserve"> how the </w:t>
      </w:r>
      <w:r w:rsidRPr="6DC858DB" w:rsidR="336D67F0">
        <w:rPr>
          <w:rFonts w:ascii="Aptos" w:hAnsi="Aptos" w:eastAsia="Aptos" w:cs="Aptos"/>
          <w:noProof w:val="0"/>
          <w:sz w:val="24"/>
          <w:szCs w:val="24"/>
          <w:lang w:val="en-US"/>
        </w:rPr>
        <w:t>ColorAtlas</w:t>
      </w:r>
      <w:r w:rsidRPr="6DC858DB" w:rsidR="336D67F0">
        <w:rPr>
          <w:rFonts w:ascii="Aptos" w:hAnsi="Aptos" w:eastAsia="Aptos" w:cs="Aptos"/>
          <w:noProof w:val="0"/>
          <w:sz w:val="24"/>
          <w:szCs w:val="24"/>
          <w:lang w:val="en-US"/>
        </w:rPr>
        <w:t xml:space="preserve"> 3D Slicer module provides an integrated toolbox for quantitative color pattern analysis on three-dimensional specimens, bridging a critical gap between two-dimensional color quantification methods and the complex anatomical surfaces preserved in digital morphological datasets. This approach is particularly </w:t>
      </w:r>
      <w:r w:rsidRPr="6DC858DB" w:rsidR="336D67F0">
        <w:rPr>
          <w:rFonts w:ascii="Aptos" w:hAnsi="Aptos" w:eastAsia="Aptos" w:cs="Aptos"/>
          <w:noProof w:val="0"/>
          <w:sz w:val="24"/>
          <w:szCs w:val="24"/>
          <w:lang w:val="en-US"/>
        </w:rPr>
        <w:t>appropriate when</w:t>
      </w:r>
      <w:r w:rsidRPr="6DC858DB" w:rsidR="336D67F0">
        <w:rPr>
          <w:rFonts w:ascii="Aptos" w:hAnsi="Aptos" w:eastAsia="Aptos" w:cs="Aptos"/>
          <w:noProof w:val="0"/>
          <w:sz w:val="24"/>
          <w:szCs w:val="24"/>
          <w:lang w:val="en-US"/>
        </w:rPr>
        <w:t xml:space="preserve"> researchers </w:t>
      </w:r>
      <w:r w:rsidRPr="6DC858DB" w:rsidR="336D67F0">
        <w:rPr>
          <w:rFonts w:ascii="Aptos" w:hAnsi="Aptos" w:eastAsia="Aptos" w:cs="Aptos"/>
          <w:noProof w:val="0"/>
          <w:sz w:val="24"/>
          <w:szCs w:val="24"/>
          <w:lang w:val="en-US"/>
        </w:rPr>
        <w:t>require</w:t>
      </w:r>
      <w:r w:rsidRPr="6DC858DB" w:rsidR="336D67F0">
        <w:rPr>
          <w:rFonts w:ascii="Aptos" w:hAnsi="Aptos" w:eastAsia="Aptos" w:cs="Aptos"/>
          <w:noProof w:val="0"/>
          <w:sz w:val="24"/>
          <w:szCs w:val="24"/>
          <w:lang w:val="en-US"/>
        </w:rPr>
        <w:t xml:space="preserve"> standardized texture correspondence across specimens with variable geometry, and biological </w:t>
      </w:r>
      <w:r w:rsidRPr="6DC858DB" w:rsidR="336D67F0">
        <w:rPr>
          <w:rFonts w:ascii="Aptos" w:hAnsi="Aptos" w:eastAsia="Aptos" w:cs="Aptos"/>
          <w:noProof w:val="0"/>
          <w:sz w:val="24"/>
          <w:szCs w:val="24"/>
          <w:lang w:val="en-US"/>
        </w:rPr>
        <w:t>expertise</w:t>
      </w:r>
      <w:r w:rsidRPr="6DC858DB" w:rsidR="336D67F0">
        <w:rPr>
          <w:rFonts w:ascii="Aptos" w:hAnsi="Aptos" w:eastAsia="Aptos" w:cs="Aptos"/>
          <w:noProof w:val="0"/>
          <w:sz w:val="24"/>
          <w:szCs w:val="24"/>
          <w:lang w:val="en-US"/>
        </w:rPr>
        <w:t xml:space="preserve"> should inform the segmentation and interpretation of color patterns rather than being replaced by fully automated pipelines. In the simplest case, users can apply the complete atlas generation pipeline with default parameters, producing corresponded texture maps and </w:t>
      </w:r>
      <w:r w:rsidRPr="6DC858DB" w:rsidR="336D67F0">
        <w:rPr>
          <w:rFonts w:ascii="Aptos" w:hAnsi="Aptos" w:eastAsia="Aptos" w:cs="Aptos"/>
          <w:noProof w:val="0"/>
          <w:sz w:val="24"/>
          <w:szCs w:val="24"/>
          <w:lang w:val="en-US"/>
        </w:rPr>
        <w:t>population</w:t>
      </w:r>
      <w:r w:rsidRPr="6DC858DB" w:rsidR="01B61D0F">
        <w:rPr>
          <w:rFonts w:ascii="Aptos" w:hAnsi="Aptos" w:eastAsia="Aptos" w:cs="Aptos"/>
          <w:noProof w:val="0"/>
          <w:sz w:val="24"/>
          <w:szCs w:val="24"/>
          <w:lang w:val="en-US"/>
        </w:rPr>
        <w:t xml:space="preserve"> </w:t>
      </w:r>
      <w:r w:rsidRPr="6DC858DB" w:rsidR="336D67F0">
        <w:rPr>
          <w:rFonts w:ascii="Aptos" w:hAnsi="Aptos" w:eastAsia="Aptos" w:cs="Aptos"/>
          <w:noProof w:val="0"/>
          <w:sz w:val="24"/>
          <w:szCs w:val="24"/>
          <w:lang w:val="en-US"/>
        </w:rPr>
        <w:t>average</w:t>
      </w:r>
      <w:r w:rsidRPr="6DC858DB" w:rsidR="336D67F0">
        <w:rPr>
          <w:rFonts w:ascii="Aptos" w:hAnsi="Aptos" w:eastAsia="Aptos" w:cs="Aptos"/>
          <w:noProof w:val="0"/>
          <w:sz w:val="24"/>
          <w:szCs w:val="24"/>
          <w:lang w:val="en-US"/>
        </w:rPr>
        <w:t xml:space="preserve"> color patterns with minimal intervention. In more complicated cases involving subtle or ambiguous color boundaries, the interactive sub-region analysis tools allow researchers to define anatomically meaningful regions of interest directly on the atlas surface, with these selections automatically propagating to all specimens through the established correspondence. This design enables </w:t>
      </w:r>
      <w:r w:rsidRPr="6DC858DB" w:rsidR="336D67F0">
        <w:rPr>
          <w:rFonts w:ascii="Aptos" w:hAnsi="Aptos" w:eastAsia="Aptos" w:cs="Aptos"/>
          <w:noProof w:val="0"/>
          <w:sz w:val="24"/>
          <w:szCs w:val="24"/>
          <w:lang w:val="en-US"/>
        </w:rPr>
        <w:t>ColorAtlas</w:t>
      </w:r>
      <w:r w:rsidRPr="6DC858DB" w:rsidR="336D67F0">
        <w:rPr>
          <w:rFonts w:ascii="Aptos" w:hAnsi="Aptos" w:eastAsia="Aptos" w:cs="Aptos"/>
          <w:noProof w:val="0"/>
          <w:sz w:val="24"/>
          <w:szCs w:val="24"/>
          <w:lang w:val="en-US"/>
        </w:rPr>
        <w:t xml:space="preserve"> to handle a wide range of color quantification problems across diverse taxa, as </w:t>
      </w:r>
      <w:r w:rsidRPr="6DC858DB" w:rsidR="336D67F0">
        <w:rPr>
          <w:rFonts w:ascii="Aptos" w:hAnsi="Aptos" w:eastAsia="Aptos" w:cs="Aptos"/>
          <w:noProof w:val="0"/>
          <w:sz w:val="24"/>
          <w:szCs w:val="24"/>
          <w:lang w:val="en-US"/>
        </w:rPr>
        <w:t>demonstrated</w:t>
      </w:r>
      <w:r w:rsidRPr="6DC858DB" w:rsidR="336D67F0">
        <w:rPr>
          <w:rFonts w:ascii="Aptos" w:hAnsi="Aptos" w:eastAsia="Aptos" w:cs="Aptos"/>
          <w:noProof w:val="0"/>
          <w:sz w:val="24"/>
          <w:szCs w:val="24"/>
          <w:lang w:val="en-US"/>
        </w:rPr>
        <w:t xml:space="preserve"> in our examples of cichlid </w:t>
      </w:r>
      <w:r w:rsidRPr="6DC858DB" w:rsidR="336D67F0">
        <w:rPr>
          <w:rFonts w:ascii="Aptos" w:hAnsi="Aptos" w:eastAsia="Aptos" w:cs="Aptos"/>
          <w:noProof w:val="0"/>
          <w:sz w:val="24"/>
          <w:szCs w:val="24"/>
          <w:lang w:val="en-US"/>
        </w:rPr>
        <w:t>fishes</w:t>
      </w:r>
      <w:r w:rsidRPr="6DC858DB" w:rsidR="336D67F0">
        <w:rPr>
          <w:rFonts w:ascii="Aptos" w:hAnsi="Aptos" w:eastAsia="Aptos" w:cs="Aptos"/>
          <w:noProof w:val="0"/>
          <w:sz w:val="24"/>
          <w:szCs w:val="24"/>
          <w:lang w:val="en-US"/>
        </w:rPr>
        <w:t xml:space="preserve"> and freshwater mussels.</w:t>
      </w:r>
    </w:p>
    <w:p w:rsidR="2EC3AEF8" w:rsidP="6DC858DB" w:rsidRDefault="2EC3AEF8" w14:paraId="16954CEC" w14:textId="77768FCE">
      <w:pPr>
        <w:pStyle w:val="Normal"/>
        <w:bidi w:val="0"/>
        <w:rPr>
          <w:rFonts w:ascii="Aptos" w:hAnsi="Aptos" w:eastAsia="Aptos" w:cs="Aptos"/>
          <w:noProof w:val="0"/>
          <w:sz w:val="24"/>
          <w:szCs w:val="24"/>
          <w:lang w:val="en-US"/>
        </w:rPr>
      </w:pPr>
      <w:r w:rsidRPr="6DC858DB" w:rsidR="336D67F0">
        <w:rPr>
          <w:rFonts w:ascii="Aptos" w:hAnsi="Aptos" w:eastAsia="Aptos" w:cs="Aptos"/>
          <w:noProof w:val="0"/>
          <w:sz w:val="24"/>
          <w:szCs w:val="24"/>
          <w:lang w:val="en-US"/>
        </w:rPr>
        <w:t xml:space="preserve">While </w:t>
      </w:r>
      <w:r w:rsidRPr="6DC858DB" w:rsidR="336D67F0">
        <w:rPr>
          <w:rFonts w:ascii="Aptos" w:hAnsi="Aptos" w:eastAsia="Aptos" w:cs="Aptos"/>
          <w:noProof w:val="0"/>
          <w:sz w:val="24"/>
          <w:szCs w:val="24"/>
          <w:lang w:val="en-US"/>
        </w:rPr>
        <w:t>ColorAtlas</w:t>
      </w:r>
      <w:r w:rsidRPr="6DC858DB" w:rsidR="336D67F0">
        <w:rPr>
          <w:rFonts w:ascii="Aptos" w:hAnsi="Aptos" w:eastAsia="Aptos" w:cs="Aptos"/>
          <w:noProof w:val="0"/>
          <w:sz w:val="24"/>
          <w:szCs w:val="24"/>
          <w:lang w:val="en-US"/>
        </w:rPr>
        <w:t xml:space="preserve"> provides an integrated framework for three-dimensional color quantification, several avenues for future development remain. First, expanding the toolkit to accommodate </w:t>
      </w:r>
      <w:r w:rsidRPr="6DC858DB" w:rsidR="336D67F0">
        <w:rPr>
          <w:rFonts w:ascii="Aptos" w:hAnsi="Aptos" w:eastAsia="Aptos" w:cs="Aptos"/>
          <w:noProof w:val="0"/>
          <w:sz w:val="24"/>
          <w:szCs w:val="24"/>
          <w:lang w:val="en-US"/>
        </w:rPr>
        <w:t>additional</w:t>
      </w:r>
      <w:r w:rsidRPr="6DC858DB" w:rsidR="336D67F0">
        <w:rPr>
          <w:rFonts w:ascii="Aptos" w:hAnsi="Aptos" w:eastAsia="Aptos" w:cs="Aptos"/>
          <w:noProof w:val="0"/>
          <w:sz w:val="24"/>
          <w:szCs w:val="24"/>
          <w:lang w:val="en-US"/>
        </w:rPr>
        <w:t xml:space="preserve"> imaging modalities, such as multispectral and hyperspectral data, would enable analyses that extend beyond the visible spectrum to capture ultraviolet and near-infrared reflectance patterns that are ecologically and evolutionarily significant for many taxa. Second, incorporating machine learning approaches for automated color pattern segmentation could accelerate workflows for large-scale collection digitization efforts while </w:t>
      </w:r>
      <w:r w:rsidRPr="6DC858DB" w:rsidR="336D67F0">
        <w:rPr>
          <w:rFonts w:ascii="Aptos" w:hAnsi="Aptos" w:eastAsia="Aptos" w:cs="Aptos"/>
          <w:noProof w:val="0"/>
          <w:sz w:val="24"/>
          <w:szCs w:val="24"/>
          <w:lang w:val="en-US"/>
        </w:rPr>
        <w:t>maintaining</w:t>
      </w:r>
      <w:r w:rsidRPr="6DC858DB" w:rsidR="336D67F0">
        <w:rPr>
          <w:rFonts w:ascii="Aptos" w:hAnsi="Aptos" w:eastAsia="Aptos" w:cs="Aptos"/>
          <w:noProof w:val="0"/>
          <w:sz w:val="24"/>
          <w:szCs w:val="24"/>
          <w:lang w:val="en-US"/>
        </w:rPr>
        <w:t xml:space="preserve"> biological interpretability. Finally, developing standardized benchmarks and validation datasets would enable rigorous comparison of color quantification methods across software platforms, </w:t>
      </w:r>
      <w:r w:rsidRPr="6DC858DB" w:rsidR="336D67F0">
        <w:rPr>
          <w:rFonts w:ascii="Aptos" w:hAnsi="Aptos" w:eastAsia="Aptos" w:cs="Aptos"/>
          <w:noProof w:val="0"/>
          <w:sz w:val="24"/>
          <w:szCs w:val="24"/>
          <w:lang w:val="en-US"/>
        </w:rPr>
        <w:t>facilitating</w:t>
      </w:r>
      <w:r w:rsidRPr="6DC858DB" w:rsidR="336D67F0">
        <w:rPr>
          <w:rFonts w:ascii="Aptos" w:hAnsi="Aptos" w:eastAsia="Aptos" w:cs="Aptos"/>
          <w:noProof w:val="0"/>
          <w:sz w:val="24"/>
          <w:szCs w:val="24"/>
          <w:lang w:val="en-US"/>
        </w:rPr>
        <w:t xml:space="preserve"> broader adoption and ensuring reproducibility across studies.</w:t>
      </w:r>
      <w:commentRangeEnd w:id="801306919"/>
      <w:r>
        <w:rPr>
          <w:rStyle w:val="CommentReference"/>
        </w:rPr>
        <w:commentReference w:id="801306919"/>
      </w:r>
    </w:p>
    <w:p w:rsidR="777C16AC" w:rsidP="71CA58E1" w:rsidRDefault="777C16AC" w14:paraId="1E25CB36" w14:textId="08639D53">
      <w:pPr>
        <w:pStyle w:val="Heading3"/>
        <w:suppressLineNumbers w:val="0"/>
        <w:bidi w:val="0"/>
        <w:spacing w:before="160" w:beforeAutospacing="off" w:after="80" w:afterAutospacing="off" w:line="279" w:lineRule="auto"/>
        <w:ind w:left="0" w:right="0"/>
        <w:jc w:val="left"/>
      </w:pPr>
      <w:r w:rsidR="46A5C6D6">
        <w:rPr/>
        <w:t>Conclusion</w:t>
      </w:r>
    </w:p>
    <w:p w:rsidR="777C16AC" w:rsidP="71CA58E1" w:rsidRDefault="777C16AC" w14:paraId="644A4F04" w14:textId="5914587F">
      <w:pPr>
        <w:pStyle w:val="Normal"/>
        <w:suppressLineNumbers w:val="0"/>
        <w:bidi w:val="0"/>
        <w:spacing w:before="0" w:beforeAutospacing="off" w:after="160" w:afterAutospacing="off" w:line="279" w:lineRule="auto"/>
        <w:ind/>
      </w:pPr>
      <w:r w:rsidRPr="6DC858DB" w:rsidR="336D67F0">
        <w:rPr>
          <w:rFonts w:ascii="Aptos" w:hAnsi="Aptos" w:eastAsia="Aptos" w:cs="Aptos"/>
          <w:noProof w:val="0"/>
          <w:sz w:val="24"/>
          <w:szCs w:val="24"/>
          <w:lang w:val="en-US"/>
        </w:rPr>
        <w:t>ColorAtlas</w:t>
      </w:r>
      <w:r w:rsidRPr="6DC858DB" w:rsidR="336D67F0">
        <w:rPr>
          <w:rFonts w:ascii="Aptos" w:hAnsi="Aptos" w:eastAsia="Aptos" w:cs="Aptos"/>
          <w:noProof w:val="0"/>
          <w:sz w:val="24"/>
          <w:szCs w:val="24"/>
          <w:lang w:val="en-US"/>
        </w:rPr>
        <w:t xml:space="preserve"> addresses a fundamental methodological gap in comparative morphology by enabling standardized, quantitative analysis of color patterns on three-dimensional digital specimens. By </w:t>
      </w:r>
      <w:r w:rsidRPr="6DC858DB" w:rsidR="336D67F0">
        <w:rPr>
          <w:rFonts w:ascii="Aptos" w:hAnsi="Aptos" w:eastAsia="Aptos" w:cs="Aptos"/>
          <w:noProof w:val="0"/>
          <w:sz w:val="24"/>
          <w:szCs w:val="24"/>
          <w:lang w:val="en-US"/>
        </w:rPr>
        <w:t>leveraging</w:t>
      </w:r>
      <w:r w:rsidRPr="6DC858DB" w:rsidR="336D67F0">
        <w:rPr>
          <w:rFonts w:ascii="Aptos" w:hAnsi="Aptos" w:eastAsia="Aptos" w:cs="Aptos"/>
          <w:noProof w:val="0"/>
          <w:sz w:val="24"/>
          <w:szCs w:val="24"/>
          <w:lang w:val="en-US"/>
        </w:rPr>
        <w:t xml:space="preserve"> dense surface correspondence </w:t>
      </w:r>
      <w:r w:rsidRPr="6DC858DB" w:rsidR="336D67F0">
        <w:rPr>
          <w:rFonts w:ascii="Aptos" w:hAnsi="Aptos" w:eastAsia="Aptos" w:cs="Aptos"/>
          <w:noProof w:val="0"/>
          <w:sz w:val="24"/>
          <w:szCs w:val="24"/>
          <w:lang w:val="en-US"/>
        </w:rPr>
        <w:t>established</w:t>
      </w:r>
      <w:r w:rsidRPr="6DC858DB" w:rsidR="336D67F0">
        <w:rPr>
          <w:rFonts w:ascii="Aptos" w:hAnsi="Aptos" w:eastAsia="Aptos" w:cs="Aptos"/>
          <w:noProof w:val="0"/>
          <w:sz w:val="24"/>
          <w:szCs w:val="24"/>
          <w:lang w:val="en-US"/>
        </w:rPr>
        <w:t xml:space="preserve"> through atlas-based methods, our approach ensures that color comparisons across specimens </w:t>
      </w:r>
      <w:r w:rsidRPr="6DC858DB" w:rsidR="336D67F0">
        <w:rPr>
          <w:rFonts w:ascii="Aptos" w:hAnsi="Aptos" w:eastAsia="Aptos" w:cs="Aptos"/>
          <w:noProof w:val="0"/>
          <w:sz w:val="24"/>
          <w:szCs w:val="24"/>
          <w:lang w:val="en-US"/>
        </w:rPr>
        <w:t>reflects</w:t>
      </w:r>
      <w:r w:rsidRPr="6DC858DB" w:rsidR="336D67F0">
        <w:rPr>
          <w:rFonts w:ascii="Aptos" w:hAnsi="Aptos" w:eastAsia="Aptos" w:cs="Aptos"/>
          <w:noProof w:val="0"/>
          <w:sz w:val="24"/>
          <w:szCs w:val="24"/>
          <w:lang w:val="en-US"/>
        </w:rPr>
        <w:t xml:space="preserve"> biological variation. The integration of biologist-driven segmentation and </w:t>
      </w:r>
      <w:r w:rsidRPr="6DC858DB" w:rsidR="336D67F0">
        <w:rPr>
          <w:rFonts w:ascii="Aptos" w:hAnsi="Aptos" w:eastAsia="Aptos" w:cs="Aptos"/>
          <w:noProof w:val="0"/>
          <w:sz w:val="24"/>
          <w:szCs w:val="24"/>
          <w:lang w:val="en-US"/>
        </w:rPr>
        <w:t>morphospace</w:t>
      </w:r>
      <w:r w:rsidRPr="6DC858DB" w:rsidR="336D67F0">
        <w:rPr>
          <w:rFonts w:ascii="Aptos" w:hAnsi="Aptos" w:eastAsia="Aptos" w:cs="Aptos"/>
          <w:noProof w:val="0"/>
          <w:sz w:val="24"/>
          <w:szCs w:val="24"/>
          <w:lang w:val="en-US"/>
        </w:rPr>
        <w:t xml:space="preserve"> navigation within the 3D Slicer ecosystem provides researchers with an accessible platform for investigating the complex relationships between color, form, and function of specimens. As digitization initiatives continue to generate vast collections of </w:t>
      </w:r>
      <w:r w:rsidRPr="6DC858DB" w:rsidR="336D67F0">
        <w:rPr>
          <w:rFonts w:ascii="Aptos" w:hAnsi="Aptos" w:eastAsia="Aptos" w:cs="Aptos"/>
          <w:noProof w:val="0"/>
          <w:sz w:val="24"/>
          <w:szCs w:val="24"/>
          <w:lang w:val="en-US"/>
        </w:rPr>
        <w:t>three</w:t>
      </w:r>
      <w:r w:rsidRPr="6DC858DB" w:rsidR="2BBE2512">
        <w:rPr>
          <w:rFonts w:ascii="Aptos" w:hAnsi="Aptos" w:eastAsia="Aptos" w:cs="Aptos"/>
          <w:noProof w:val="0"/>
          <w:sz w:val="24"/>
          <w:szCs w:val="24"/>
          <w:lang w:val="en-US"/>
        </w:rPr>
        <w:t xml:space="preserve"> </w:t>
      </w:r>
      <w:r w:rsidRPr="6DC858DB" w:rsidR="336D67F0">
        <w:rPr>
          <w:rFonts w:ascii="Aptos" w:hAnsi="Aptos" w:eastAsia="Aptos" w:cs="Aptos"/>
          <w:noProof w:val="0"/>
          <w:sz w:val="24"/>
          <w:szCs w:val="24"/>
          <w:lang w:val="en-US"/>
        </w:rPr>
        <w:t>dimensional</w:t>
      </w:r>
      <w:r w:rsidRPr="6DC858DB" w:rsidR="336D67F0">
        <w:rPr>
          <w:rFonts w:ascii="Aptos" w:hAnsi="Aptos" w:eastAsia="Aptos" w:cs="Aptos"/>
          <w:noProof w:val="0"/>
          <w:sz w:val="24"/>
          <w:szCs w:val="24"/>
          <w:lang w:val="en-US"/>
        </w:rPr>
        <w:t xml:space="preserve"> specimens, tools like </w:t>
      </w:r>
      <w:r w:rsidRPr="6DC858DB" w:rsidR="336D67F0">
        <w:rPr>
          <w:rFonts w:ascii="Aptos" w:hAnsi="Aptos" w:eastAsia="Aptos" w:cs="Aptos"/>
          <w:noProof w:val="0"/>
          <w:sz w:val="24"/>
          <w:szCs w:val="24"/>
          <w:lang w:val="en-US"/>
        </w:rPr>
        <w:t>ColorAtlas</w:t>
      </w:r>
      <w:r w:rsidRPr="6DC858DB" w:rsidR="336D67F0">
        <w:rPr>
          <w:rFonts w:ascii="Aptos" w:hAnsi="Aptos" w:eastAsia="Aptos" w:cs="Aptos"/>
          <w:noProof w:val="0"/>
          <w:sz w:val="24"/>
          <w:szCs w:val="24"/>
          <w:lang w:val="en-US"/>
        </w:rPr>
        <w:t xml:space="preserve"> will enable researchers to conduct hypothesis-driven investigations of how color patterns evolve, develop, and function in their ecological contexts.</w:t>
      </w:r>
    </w:p>
    <w:p w:rsidR="777C16AC" w:rsidP="71CA58E1" w:rsidRDefault="777C16AC" w14:paraId="1D538FF2" w14:textId="32494B8F">
      <w:pPr>
        <w:pStyle w:val="Heading3"/>
        <w:suppressLineNumbers w:val="0"/>
        <w:bidi w:val="0"/>
        <w:spacing w:before="160" w:beforeAutospacing="off" w:after="80" w:afterAutospacing="off" w:line="279" w:lineRule="auto"/>
        <w:ind w:left="0" w:right="0"/>
        <w:jc w:val="left"/>
      </w:pPr>
      <w:r w:rsidR="424F4FFC">
        <w:rPr/>
        <w:t>References</w:t>
      </w:r>
    </w:p>
    <w:p w:rsidR="777C16AC" w:rsidP="71CA58E1" w:rsidRDefault="777C16AC" w14:paraId="14C06B02" w14:textId="7A859431">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[1] S. Almécija et al., “Primate Phenotypes: A Multi-Institution Collection of 3D Morphological Data Housed in MorphoSource,” Sci Data, vol. 11, no. 1, p. 1391, Dec. 2024, doi: 10.1038/s41597-024-04261-5.</w:t>
      </w:r>
    </w:p>
    <w:p w:rsidR="777C16AC" w:rsidP="71CA58E1" w:rsidRDefault="777C16AC" w14:paraId="117A4460" w14:textId="21081E28">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[2] D. C. Blackburn et al., “Increasing the impact of vertebrate scientific collections through 3D imaging: The </w:t>
      </w:r>
      <w:r w:rsidRPr="71CA58E1" w:rsidR="424F4FFC">
        <w:rPr>
          <w:rFonts w:ascii="Aptos" w:hAnsi="Aptos" w:eastAsia="Aptos" w:cs="Aptos"/>
          <w:noProof w:val="0"/>
          <w:sz w:val="24"/>
          <w:szCs w:val="24"/>
          <w:lang w:val="en-US"/>
        </w:rPr>
        <w:t>openVertebrate</w:t>
      </w:r>
      <w:r w:rsidRPr="71CA58E1" w:rsidR="424F4FFC">
        <w:rPr>
          <w:rFonts w:ascii="Aptos" w:hAnsi="Aptos" w:eastAsia="Aptos" w:cs="Aptos"/>
          <w:noProof w:val="0"/>
          <w:sz w:val="24"/>
          <w:szCs w:val="24"/>
          <w:lang w:val="en-US"/>
        </w:rPr>
        <w:t xml:space="preserve"> (</w:t>
      </w:r>
      <w:r w:rsidRPr="71CA58E1" w:rsidR="424F4FFC">
        <w:rPr>
          <w:rFonts w:ascii="Aptos" w:hAnsi="Aptos" w:eastAsia="Aptos" w:cs="Aptos"/>
          <w:noProof w:val="0"/>
          <w:sz w:val="24"/>
          <w:szCs w:val="24"/>
          <w:lang w:val="en-US"/>
        </w:rPr>
        <w:t>oVert</w:t>
      </w:r>
      <w:r w:rsidRPr="71CA58E1" w:rsidR="424F4FFC">
        <w:rPr>
          <w:rFonts w:ascii="Aptos" w:hAnsi="Aptos" w:eastAsia="Aptos" w:cs="Aptos"/>
          <w:noProof w:val="0"/>
          <w:sz w:val="24"/>
          <w:szCs w:val="24"/>
          <w:lang w:val="en-US"/>
        </w:rPr>
        <w:t xml:space="preserve">) Thematic Collections Network,” </w:t>
      </w:r>
      <w:r w:rsidRPr="71CA58E1" w:rsidR="424F4FFC">
        <w:rPr>
          <w:rFonts w:ascii="Aptos" w:hAnsi="Aptos" w:eastAsia="Aptos" w:cs="Aptos"/>
          <w:noProof w:val="0"/>
          <w:sz w:val="24"/>
          <w:szCs w:val="24"/>
          <w:lang w:val="en-US"/>
        </w:rPr>
        <w:t>BioScience</w:t>
      </w:r>
      <w:r w:rsidRPr="71CA58E1" w:rsidR="424F4FFC">
        <w:rPr>
          <w:rFonts w:ascii="Aptos" w:hAnsi="Aptos" w:eastAsia="Aptos" w:cs="Aptos"/>
          <w:noProof w:val="0"/>
          <w:sz w:val="24"/>
          <w:szCs w:val="24"/>
          <w:lang w:val="en-US"/>
        </w:rPr>
        <w:t xml:space="preserve">, vol. 74, no. 3, pp. 169–186, Mar. 2024,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10.1093/</w:t>
      </w:r>
      <w:r w:rsidRPr="71CA58E1" w:rsidR="424F4FFC">
        <w:rPr>
          <w:rFonts w:ascii="Aptos" w:hAnsi="Aptos" w:eastAsia="Aptos" w:cs="Aptos"/>
          <w:noProof w:val="0"/>
          <w:sz w:val="24"/>
          <w:szCs w:val="24"/>
          <w:lang w:val="en-US"/>
        </w:rPr>
        <w:t>biosci</w:t>
      </w:r>
      <w:r w:rsidRPr="71CA58E1" w:rsidR="424F4FFC">
        <w:rPr>
          <w:rFonts w:ascii="Aptos" w:hAnsi="Aptos" w:eastAsia="Aptos" w:cs="Aptos"/>
          <w:noProof w:val="0"/>
          <w:sz w:val="24"/>
          <w:szCs w:val="24"/>
          <w:lang w:val="en-US"/>
        </w:rPr>
        <w:t>/biad120.</w:t>
      </w:r>
    </w:p>
    <w:p w:rsidR="777C16AC" w:rsidP="71CA58E1" w:rsidRDefault="777C16AC" w14:paraId="3CF9D4BC" w14:textId="0C9070D3">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[3] J. J. Shi, E. P. Westeen, and D. L. Rabosky, “Digitizing extant bat diversity: An open-access repository of 3D </w:t>
      </w:r>
      <w:r w:rsidRPr="71CA58E1" w:rsidR="424F4FFC">
        <w:rPr>
          <w:rFonts w:ascii="Aptos" w:hAnsi="Aptos" w:eastAsia="Aptos" w:cs="Aptos"/>
          <w:noProof w:val="0"/>
          <w:sz w:val="24"/>
          <w:szCs w:val="24"/>
          <w:lang w:val="en-US"/>
        </w:rPr>
        <w:t>μCT</w:t>
      </w:r>
      <w:r w:rsidRPr="71CA58E1" w:rsidR="424F4FFC">
        <w:rPr>
          <w:rFonts w:ascii="Aptos" w:hAnsi="Aptos" w:eastAsia="Aptos" w:cs="Aptos"/>
          <w:noProof w:val="0"/>
          <w:sz w:val="24"/>
          <w:szCs w:val="24"/>
          <w:lang w:val="en-US"/>
        </w:rPr>
        <w:t xml:space="preserve">-scanned skulls for research and education,” PLOS ONE, vol. 13, no. 9, p. e0203022, Sep. 2018,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10.1371/journal.pone.0203022.</w:t>
      </w:r>
    </w:p>
    <w:p w:rsidR="777C16AC" w:rsidP="71CA58E1" w:rsidRDefault="777C16AC" w14:paraId="1CE6ECED" w14:textId="076D7D85">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[4] C. Romero-Diaz, E. Font, and G. Pérez </w:t>
      </w:r>
      <w:r w:rsidRPr="71CA58E1" w:rsidR="424F4FFC">
        <w:rPr>
          <w:rFonts w:ascii="Aptos" w:hAnsi="Aptos" w:eastAsia="Aptos" w:cs="Aptos"/>
          <w:noProof w:val="0"/>
          <w:sz w:val="24"/>
          <w:szCs w:val="24"/>
          <w:lang w:val="en-US"/>
        </w:rPr>
        <w:t>i</w:t>
      </w:r>
      <w:r w:rsidRPr="71CA58E1" w:rsidR="424F4FFC">
        <w:rPr>
          <w:rFonts w:ascii="Aptos" w:hAnsi="Aptos" w:eastAsia="Aptos" w:cs="Aptos"/>
          <w:noProof w:val="0"/>
          <w:sz w:val="24"/>
          <w:szCs w:val="24"/>
          <w:lang w:val="en-US"/>
        </w:rPr>
        <w:t xml:space="preserve"> de Lanuza, “Thermal stability of </w:t>
      </w:r>
      <w:r w:rsidRPr="71CA58E1" w:rsidR="424F4FFC">
        <w:rPr>
          <w:rFonts w:ascii="Aptos" w:hAnsi="Aptos" w:eastAsia="Aptos" w:cs="Aptos"/>
          <w:noProof w:val="0"/>
          <w:sz w:val="24"/>
          <w:szCs w:val="24"/>
          <w:lang w:val="en-US"/>
        </w:rPr>
        <w:t>pigmentand</w:t>
      </w:r>
      <w:r w:rsidRPr="71CA58E1" w:rsidR="424F4FFC">
        <w:rPr>
          <w:rFonts w:ascii="Aptos" w:hAnsi="Aptos" w:eastAsia="Aptos" w:cs="Aptos"/>
          <w:noProof w:val="0"/>
          <w:sz w:val="24"/>
          <w:szCs w:val="24"/>
          <w:lang w:val="en-US"/>
        </w:rPr>
        <w:t xml:space="preserve"> structurally based body coloration in a polymorphic lizard,” Journal of Thermal Biology, vol. 132, p. 104262, Aug. 2025,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10.1016/j.jtherbio.2025.104262.</w:t>
      </w:r>
    </w:p>
    <w:p w:rsidR="777C16AC" w:rsidP="71CA58E1" w:rsidRDefault="777C16AC" w14:paraId="63F583AA" w14:textId="01D2DD7C">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[5] A. O. Rubio, A. M. M. Stuckert, T. M. LaPolice, T. J. Cole, and K. Summers, “Under pressure: evidence for selection on color-related genes in poison frogs of the genus </w:t>
      </w:r>
      <w:r w:rsidRPr="71CA58E1" w:rsidR="424F4FFC">
        <w:rPr>
          <w:rFonts w:ascii="Aptos" w:hAnsi="Aptos" w:eastAsia="Aptos" w:cs="Aptos"/>
          <w:noProof w:val="0"/>
          <w:sz w:val="24"/>
          <w:szCs w:val="24"/>
          <w:lang w:val="en-US"/>
        </w:rPr>
        <w:t>Ranitomeya</w:t>
      </w:r>
      <w:r w:rsidRPr="71CA58E1" w:rsidR="424F4FFC">
        <w:rPr>
          <w:rFonts w:ascii="Aptos" w:hAnsi="Aptos" w:eastAsia="Aptos" w:cs="Aptos"/>
          <w:noProof w:val="0"/>
          <w:sz w:val="24"/>
          <w:szCs w:val="24"/>
          <w:lang w:val="en-US"/>
        </w:rPr>
        <w:t xml:space="preserve">,” Evol </w:t>
      </w:r>
      <w:r w:rsidRPr="71CA58E1" w:rsidR="424F4FFC">
        <w:rPr>
          <w:rFonts w:ascii="Aptos" w:hAnsi="Aptos" w:eastAsia="Aptos" w:cs="Aptos"/>
          <w:noProof w:val="0"/>
          <w:sz w:val="24"/>
          <w:szCs w:val="24"/>
          <w:lang w:val="en-US"/>
        </w:rPr>
        <w:t>Ecol</w:t>
      </w:r>
      <w:r w:rsidRPr="71CA58E1" w:rsidR="424F4FFC">
        <w:rPr>
          <w:rFonts w:ascii="Aptos" w:hAnsi="Aptos" w:eastAsia="Aptos" w:cs="Aptos"/>
          <w:noProof w:val="0"/>
          <w:sz w:val="24"/>
          <w:szCs w:val="24"/>
          <w:lang w:val="en-US"/>
        </w:rPr>
        <w:t xml:space="preserve">, vol. 38, no. 5, pp. 639–655, Oct. 2024,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10.1007/s10682-024-10297-1.</w:t>
      </w:r>
    </w:p>
    <w:p w:rsidR="777C16AC" w:rsidP="71CA58E1" w:rsidRDefault="777C16AC" w14:paraId="03362FCF" w14:textId="32B2883C">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[6] S. Price, R. Guralnick, C. M. Sheehy, and J. Idec, “Using large-scale community science data and computer vision to evaluate thermoregulation as an adaptive driver of physiological color change in Anolis carolinensis,” Front </w:t>
      </w:r>
      <w:r w:rsidRPr="71CA58E1" w:rsidR="424F4FFC">
        <w:rPr>
          <w:rFonts w:ascii="Aptos" w:hAnsi="Aptos" w:eastAsia="Aptos" w:cs="Aptos"/>
          <w:noProof w:val="0"/>
          <w:sz w:val="24"/>
          <w:szCs w:val="24"/>
          <w:lang w:val="en-US"/>
        </w:rPr>
        <w:t>Zool</w:t>
      </w:r>
      <w:r w:rsidRPr="71CA58E1" w:rsidR="424F4FFC">
        <w:rPr>
          <w:rFonts w:ascii="Aptos" w:hAnsi="Aptos" w:eastAsia="Aptos" w:cs="Aptos"/>
          <w:noProof w:val="0"/>
          <w:sz w:val="24"/>
          <w:szCs w:val="24"/>
          <w:lang w:val="en-US"/>
        </w:rPr>
        <w:t xml:space="preserve">, vol. 22, no. 1, p. 31, Oct. 2025,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10.1186/s12983-025-00580-4.</w:t>
      </w:r>
    </w:p>
    <w:p w:rsidR="777C16AC" w:rsidP="71CA58E1" w:rsidRDefault="777C16AC" w14:paraId="71A1B26D" w14:textId="0E8F7E42">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[7] C. P. van den Berg, J. Troscianko, J. A. Endler, N. J. Marshall, and K. L. Cheney, “Quantitative </w:t>
      </w:r>
      <w:r w:rsidRPr="71CA58E1" w:rsidR="424F4FFC">
        <w:rPr>
          <w:rFonts w:ascii="Aptos" w:hAnsi="Aptos" w:eastAsia="Aptos" w:cs="Aptos"/>
          <w:noProof w:val="0"/>
          <w:sz w:val="24"/>
          <w:szCs w:val="24"/>
          <w:lang w:val="en-US"/>
        </w:rPr>
        <w:t>Colour</w:t>
      </w:r>
      <w:r w:rsidRPr="71CA58E1" w:rsidR="424F4FFC">
        <w:rPr>
          <w:rFonts w:ascii="Aptos" w:hAnsi="Aptos" w:eastAsia="Aptos" w:cs="Aptos"/>
          <w:noProof w:val="0"/>
          <w:sz w:val="24"/>
          <w:szCs w:val="24"/>
          <w:lang w:val="en-US"/>
        </w:rPr>
        <w:t xml:space="preserve"> Pattern Analysis (QCPA): A comprehensive framework for the analysis of </w:t>
      </w:r>
      <w:r w:rsidRPr="71CA58E1" w:rsidR="424F4FFC">
        <w:rPr>
          <w:rFonts w:ascii="Aptos" w:hAnsi="Aptos" w:eastAsia="Aptos" w:cs="Aptos"/>
          <w:noProof w:val="0"/>
          <w:sz w:val="24"/>
          <w:szCs w:val="24"/>
          <w:lang w:val="en-US"/>
        </w:rPr>
        <w:t>colour</w:t>
      </w:r>
      <w:r w:rsidRPr="71CA58E1" w:rsidR="424F4FFC">
        <w:rPr>
          <w:rFonts w:ascii="Aptos" w:hAnsi="Aptos" w:eastAsia="Aptos" w:cs="Aptos"/>
          <w:noProof w:val="0"/>
          <w:sz w:val="24"/>
          <w:szCs w:val="24"/>
          <w:lang w:val="en-US"/>
        </w:rPr>
        <w:t xml:space="preserve"> patterns in nature,” Methods in Ecology and Evolution, vol. 11, no. 2, pp. 316–332, 2020,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10.1111/2041-210X.13328.</w:t>
      </w:r>
    </w:p>
    <w:p w:rsidR="777C16AC" w:rsidP="71CA58E1" w:rsidRDefault="777C16AC" w14:paraId="2268A9F8" w14:textId="230DD466">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[8] A. E. Miller, B. G. Hogan, and M. C. Stoddard, “Color in motion: Generating 3</w:t>
      </w:r>
      <w:r w:rsidRPr="71CA58E1" w:rsidR="424F4FFC">
        <w:rPr>
          <w:rFonts w:ascii="Aptos" w:hAnsi="Aptos" w:eastAsia="Aptos" w:cs="Aptos"/>
          <w:noProof w:val="0"/>
          <w:sz w:val="24"/>
          <w:szCs w:val="24"/>
          <w:lang w:val="en-US"/>
        </w:rPr>
        <w:t>- dimensional</w:t>
      </w:r>
      <w:r w:rsidRPr="71CA58E1" w:rsidR="424F4FFC">
        <w:rPr>
          <w:rFonts w:ascii="Aptos" w:hAnsi="Aptos" w:eastAsia="Aptos" w:cs="Aptos"/>
          <w:noProof w:val="0"/>
          <w:sz w:val="24"/>
          <w:szCs w:val="24"/>
          <w:lang w:val="en-US"/>
        </w:rPr>
        <w:t xml:space="preserve"> multispectral models to study dynamic visual signals in animals,” Front. Ecol. Evol., vol. 10, Sep. 2022,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10.3389/fevo.2022.983369. 79</w:t>
      </w:r>
    </w:p>
    <w:p w:rsidR="777C16AC" w:rsidP="71CA58E1" w:rsidRDefault="777C16AC" w14:paraId="1F37ACCA" w14:textId="36A5C997">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[9] C. Houle, A. Turcotte, J. E. Paterson, G. Blouin-Demers, and D. Garant, “A step-</w:t>
      </w:r>
      <w:r w:rsidRPr="71CA58E1" w:rsidR="424F4FFC">
        <w:rPr>
          <w:rFonts w:ascii="Aptos" w:hAnsi="Aptos" w:eastAsia="Aptos" w:cs="Aptos"/>
          <w:noProof w:val="0"/>
          <w:sz w:val="24"/>
          <w:szCs w:val="24"/>
          <w:lang w:val="en-US"/>
        </w:rPr>
        <w:t>bystep</w:t>
      </w:r>
      <w:r w:rsidRPr="71CA58E1" w:rsidR="424F4FFC">
        <w:rPr>
          <w:rFonts w:ascii="Aptos" w:hAnsi="Aptos" w:eastAsia="Aptos" w:cs="Aptos"/>
          <w:noProof w:val="0"/>
          <w:sz w:val="24"/>
          <w:szCs w:val="24"/>
          <w:lang w:val="en-US"/>
        </w:rPr>
        <w:t xml:space="preserve"> method to quantify coloration with digital photography,” </w:t>
      </w:r>
      <w:r w:rsidRPr="71CA58E1" w:rsidR="424F4FFC">
        <w:rPr>
          <w:rFonts w:ascii="Aptos" w:hAnsi="Aptos" w:eastAsia="Aptos" w:cs="Aptos"/>
          <w:noProof w:val="0"/>
          <w:sz w:val="24"/>
          <w:szCs w:val="24"/>
          <w:lang w:val="en-US"/>
        </w:rPr>
        <w:t>MethodsX</w:t>
      </w:r>
      <w:r w:rsidRPr="71CA58E1" w:rsidR="424F4FFC">
        <w:rPr>
          <w:rFonts w:ascii="Aptos" w:hAnsi="Aptos" w:eastAsia="Aptos" w:cs="Aptos"/>
          <w:noProof w:val="0"/>
          <w:sz w:val="24"/>
          <w:szCs w:val="24"/>
          <w:lang w:val="en-US"/>
        </w:rPr>
        <w:t xml:space="preserve">, vol. 12, p. 102648, Jun. 2024,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10.1016/j.mex.2024.102648.</w:t>
      </w:r>
    </w:p>
    <w:p w:rsidR="777C16AC" w:rsidP="71CA58E1" w:rsidRDefault="777C16AC" w14:paraId="5F97D513" w14:textId="4A9AE032">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[10] “Opportunities and Challenges in Applying AI to Evolutionary Morphology | Integrative Organismal Biology | Oxford Academic.” Accessed: Mar. 23, 2026. </w:t>
      </w:r>
      <w:r w:rsidRPr="71CA58E1" w:rsidR="424F4FFC">
        <w:rPr>
          <w:rFonts w:ascii="Aptos" w:hAnsi="Aptos" w:eastAsia="Aptos" w:cs="Aptos"/>
          <w:noProof w:val="0"/>
          <w:sz w:val="24"/>
          <w:szCs w:val="24"/>
          <w:lang w:val="en-US"/>
        </w:rPr>
        <w:t>[Online].</w:t>
      </w:r>
      <w:r w:rsidRPr="71CA58E1" w:rsidR="424F4FFC">
        <w:rPr>
          <w:rFonts w:ascii="Aptos" w:hAnsi="Aptos" w:eastAsia="Aptos" w:cs="Aptos"/>
          <w:noProof w:val="0"/>
          <w:sz w:val="24"/>
          <w:szCs w:val="24"/>
          <w:lang w:val="en-US"/>
        </w:rPr>
        <w:t xml:space="preserve"> Available: </w:t>
      </w:r>
      <w:hyperlink r:id="R7cd4885c44874063">
        <w:r w:rsidRPr="71CA58E1" w:rsidR="424F4FFC">
          <w:rPr>
            <w:rStyle w:val="Hyperlink"/>
            <w:noProof w:val="0"/>
            <w:lang w:val="en-US"/>
          </w:rPr>
          <w:t>https://academic.oup.com/iob/article/6/1/obae036/7769702?login=true</w:t>
        </w:r>
      </w:hyperlink>
    </w:p>
    <w:p w:rsidR="777C16AC" w:rsidP="71CA58E1" w:rsidRDefault="777C16AC" w14:paraId="165FAF30" w14:textId="6078921B">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[11] S. M. Rolfe and A. M. Maga, “DeCA: A Dense Correspondence Analysis Toolkit for Shape Analysis,” in Shape in Medical Imaging, C. </w:t>
      </w:r>
      <w:r w:rsidRPr="71CA58E1" w:rsidR="424F4FFC">
        <w:rPr>
          <w:rFonts w:ascii="Aptos" w:hAnsi="Aptos" w:eastAsia="Aptos" w:cs="Aptos"/>
          <w:noProof w:val="0"/>
          <w:sz w:val="24"/>
          <w:szCs w:val="24"/>
          <w:lang w:val="en-US"/>
        </w:rPr>
        <w:t>Wachinger</w:t>
      </w:r>
      <w:r w:rsidRPr="71CA58E1" w:rsidR="424F4FFC">
        <w:rPr>
          <w:rFonts w:ascii="Aptos" w:hAnsi="Aptos" w:eastAsia="Aptos" w:cs="Aptos"/>
          <w:noProof w:val="0"/>
          <w:sz w:val="24"/>
          <w:szCs w:val="24"/>
          <w:lang w:val="en-US"/>
        </w:rPr>
        <w:t xml:space="preserve">, B. Paniagua, S. </w:t>
      </w:r>
      <w:r w:rsidRPr="71CA58E1" w:rsidR="424F4FFC">
        <w:rPr>
          <w:rFonts w:ascii="Aptos" w:hAnsi="Aptos" w:eastAsia="Aptos" w:cs="Aptos"/>
          <w:noProof w:val="0"/>
          <w:sz w:val="24"/>
          <w:szCs w:val="24"/>
          <w:lang w:val="en-US"/>
        </w:rPr>
        <w:t>Elhabian</w:t>
      </w:r>
      <w:r w:rsidRPr="71CA58E1" w:rsidR="424F4FFC">
        <w:rPr>
          <w:rFonts w:ascii="Aptos" w:hAnsi="Aptos" w:eastAsia="Aptos" w:cs="Aptos"/>
          <w:noProof w:val="0"/>
          <w:sz w:val="24"/>
          <w:szCs w:val="24"/>
          <w:lang w:val="en-US"/>
        </w:rPr>
        <w:t xml:space="preserve">, J. Li, and J. Egger, Eds., Cham: Springer Nature Switzerland, 2023, pp. 259–270.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10.1007/978-3-031-46914-5_21.</w:t>
      </w:r>
    </w:p>
    <w:p w:rsidR="777C16AC" w:rsidP="71CA58E1" w:rsidRDefault="777C16AC" w14:paraId="69872450" w14:textId="26A52A5E">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[12] S. T. Schwartz et al., “charisma: An R package to perform reproducible color characterization of digital images for biological studies,” Feb. 27, 2026, bioRxiv.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10.1101/2025.11.25.690362</w:t>
      </w:r>
    </w:p>
    <w:p w:rsidR="777C16AC" w:rsidP="71CA58E1" w:rsidRDefault="777C16AC" w14:paraId="5AFB0510" w14:textId="04766CF8">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[13] “</w:t>
      </w:r>
      <w:r w:rsidRPr="71CA58E1" w:rsidR="424F4FFC">
        <w:rPr>
          <w:rFonts w:ascii="Aptos" w:hAnsi="Aptos" w:eastAsia="Aptos" w:cs="Aptos"/>
          <w:noProof w:val="0"/>
          <w:sz w:val="24"/>
          <w:szCs w:val="24"/>
          <w:lang w:val="en-US"/>
        </w:rPr>
        <w:t>recolorize</w:t>
      </w:r>
      <w:r w:rsidRPr="71CA58E1" w:rsidR="424F4FFC">
        <w:rPr>
          <w:rFonts w:ascii="Aptos" w:hAnsi="Aptos" w:eastAsia="Aptos" w:cs="Aptos"/>
          <w:noProof w:val="0"/>
          <w:sz w:val="24"/>
          <w:szCs w:val="24"/>
          <w:lang w:val="en-US"/>
        </w:rPr>
        <w:t xml:space="preserve">: An R package for flexible </w:t>
      </w:r>
      <w:r w:rsidRPr="71CA58E1" w:rsidR="424F4FFC">
        <w:rPr>
          <w:rFonts w:ascii="Aptos" w:hAnsi="Aptos" w:eastAsia="Aptos" w:cs="Aptos"/>
          <w:noProof w:val="0"/>
          <w:sz w:val="24"/>
          <w:szCs w:val="24"/>
          <w:lang w:val="en-US"/>
        </w:rPr>
        <w:t>colour</w:t>
      </w:r>
      <w:r w:rsidRPr="71CA58E1" w:rsidR="424F4FFC">
        <w:rPr>
          <w:rFonts w:ascii="Aptos" w:hAnsi="Aptos" w:eastAsia="Aptos" w:cs="Aptos"/>
          <w:noProof w:val="0"/>
          <w:sz w:val="24"/>
          <w:szCs w:val="24"/>
          <w:lang w:val="en-US"/>
        </w:rPr>
        <w:t xml:space="preserve"> segmentation of biological images - Weller - 2024 - Ecology Letters - Wiley Online Library.” Accessed: Mar. 23, 2026. </w:t>
      </w:r>
      <w:r w:rsidRPr="71CA58E1" w:rsidR="424F4FFC">
        <w:rPr>
          <w:rFonts w:ascii="Aptos" w:hAnsi="Aptos" w:eastAsia="Aptos" w:cs="Aptos"/>
          <w:noProof w:val="0"/>
          <w:sz w:val="24"/>
          <w:szCs w:val="24"/>
          <w:lang w:val="en-US"/>
        </w:rPr>
        <w:t>[Online].</w:t>
      </w:r>
      <w:r w:rsidRPr="71CA58E1" w:rsidR="424F4FFC">
        <w:rPr>
          <w:rFonts w:ascii="Aptos" w:hAnsi="Aptos" w:eastAsia="Aptos" w:cs="Aptos"/>
          <w:noProof w:val="0"/>
          <w:sz w:val="24"/>
          <w:szCs w:val="24"/>
          <w:lang w:val="en-US"/>
        </w:rPr>
        <w:t xml:space="preserve"> Available: </w:t>
      </w:r>
      <w:hyperlink r:id="R6ae6572f9bff4f99">
        <w:r w:rsidRPr="71CA58E1" w:rsidR="424F4FFC">
          <w:rPr>
            <w:rStyle w:val="Hyperlink"/>
            <w:noProof w:val="0"/>
            <w:lang w:val="en-US"/>
          </w:rPr>
          <w:t>https://onlinelibrary.wiley.com/doi/10.1111/ele.14378</w:t>
        </w:r>
      </w:hyperlink>
    </w:p>
    <w:p w:rsidR="777C16AC" w:rsidP="71CA58E1" w:rsidRDefault="777C16AC" w14:paraId="13A7BC32" w14:textId="16BFD861">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[14] J. D. Boyko, “</w:t>
      </w:r>
      <w:r w:rsidRPr="71CA58E1" w:rsidR="424F4FFC">
        <w:rPr>
          <w:rFonts w:ascii="Aptos" w:hAnsi="Aptos" w:eastAsia="Aptos" w:cs="Aptos"/>
          <w:noProof w:val="0"/>
          <w:sz w:val="24"/>
          <w:szCs w:val="24"/>
          <w:lang w:val="en-US"/>
        </w:rPr>
        <w:t>SegmentR</w:t>
      </w:r>
      <w:r w:rsidRPr="71CA58E1" w:rsidR="424F4FFC">
        <w:rPr>
          <w:rFonts w:ascii="Aptos" w:hAnsi="Aptos" w:eastAsia="Aptos" w:cs="Aptos"/>
          <w:noProof w:val="0"/>
          <w:sz w:val="24"/>
          <w:szCs w:val="24"/>
          <w:lang w:val="en-US"/>
        </w:rPr>
        <w:t xml:space="preserve">: Deep learning for automated segmentation with an R interface,” Ecological Informatics, vol. 90, p. 103259, Dec. 2025,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10.1016/j.ecoinf.2025.103259.</w:t>
      </w:r>
    </w:p>
    <w:p w:rsidR="777C16AC" w:rsidP="71CA58E1" w:rsidRDefault="777C16AC" w14:paraId="30971C30" w14:textId="1753250C">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[15] Y. He et al., “SPROUT: A User-friendly, Scalable Toolkit for Multi-class Segmentation of Volumetric Images,” Aug. 14, 2025, bioRxiv.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10.1101/2024.11.22.624847.</w:t>
      </w:r>
    </w:p>
    <w:p w:rsidR="777C16AC" w:rsidP="71CA58E1" w:rsidRDefault="777C16AC" w14:paraId="3BEAF653" w14:textId="6CC0E58E">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[16] “3D Slicer: A Platform for Subject-Specific Image Analysis, Visualization, and Clinical Support | Springer Nature Link.” Accessed: Mar. 23, 2026. </w:t>
      </w:r>
      <w:r w:rsidRPr="71CA58E1" w:rsidR="424F4FFC">
        <w:rPr>
          <w:rFonts w:ascii="Aptos" w:hAnsi="Aptos" w:eastAsia="Aptos" w:cs="Aptos"/>
          <w:noProof w:val="0"/>
          <w:sz w:val="24"/>
          <w:szCs w:val="24"/>
          <w:lang w:val="en-US"/>
        </w:rPr>
        <w:t>[Online].</w:t>
      </w:r>
      <w:r w:rsidRPr="71CA58E1" w:rsidR="424F4FFC">
        <w:rPr>
          <w:rFonts w:ascii="Aptos" w:hAnsi="Aptos" w:eastAsia="Aptos" w:cs="Aptos"/>
          <w:noProof w:val="0"/>
          <w:sz w:val="24"/>
          <w:szCs w:val="24"/>
          <w:lang w:val="en-US"/>
        </w:rPr>
        <w:t xml:space="preserve"> Available: </w:t>
      </w:r>
      <w:hyperlink r:id="Rbae69680881d4eef">
        <w:r w:rsidRPr="71CA58E1" w:rsidR="424F4FFC">
          <w:rPr>
            <w:rStyle w:val="Hyperlink"/>
            <w:noProof w:val="0"/>
            <w:lang w:val="en-US"/>
          </w:rPr>
          <w:t>https://link.springer.com/chapter/10.1007/978-1-4614-7657-3_19</w:t>
        </w:r>
      </w:hyperlink>
    </w:p>
    <w:p w:rsidR="777C16AC" w:rsidP="71CA58E1" w:rsidRDefault="777C16AC" w14:paraId="2FA80A77" w14:textId="0E77E09B">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[17] “</w:t>
      </w:r>
      <w:r w:rsidRPr="71CA58E1" w:rsidR="424F4FFC">
        <w:rPr>
          <w:rFonts w:ascii="Aptos" w:hAnsi="Aptos" w:eastAsia="Aptos" w:cs="Aptos"/>
          <w:noProof w:val="0"/>
          <w:sz w:val="24"/>
          <w:szCs w:val="24"/>
          <w:lang w:val="en-US"/>
        </w:rPr>
        <w:t>SlicerMorph</w:t>
      </w:r>
      <w:r w:rsidRPr="71CA58E1" w:rsidR="424F4FFC">
        <w:rPr>
          <w:rFonts w:ascii="Aptos" w:hAnsi="Aptos" w:eastAsia="Aptos" w:cs="Aptos"/>
          <w:noProof w:val="0"/>
          <w:sz w:val="24"/>
          <w:szCs w:val="24"/>
          <w:lang w:val="en-US"/>
        </w:rPr>
        <w:t xml:space="preserve">: An open and extensible platform to retrieve, visualize and </w:t>
      </w:r>
      <w:r w:rsidRPr="71CA58E1" w:rsidR="424F4FFC">
        <w:rPr>
          <w:rFonts w:ascii="Aptos" w:hAnsi="Aptos" w:eastAsia="Aptos" w:cs="Aptos"/>
          <w:noProof w:val="0"/>
          <w:sz w:val="24"/>
          <w:szCs w:val="24"/>
          <w:lang w:val="en-US"/>
        </w:rPr>
        <w:t>analyse</w:t>
      </w:r>
      <w:r w:rsidRPr="71CA58E1" w:rsidR="424F4FFC">
        <w:rPr>
          <w:rFonts w:ascii="Aptos" w:hAnsi="Aptos" w:eastAsia="Aptos" w:cs="Aptos"/>
          <w:noProof w:val="0"/>
          <w:sz w:val="24"/>
          <w:szCs w:val="24"/>
          <w:lang w:val="en-US"/>
        </w:rPr>
        <w:t xml:space="preserve"> 3D morphology - Rolfe - 2021 - Methods in Ecology and Evolution - Wiley Online Library.” Accessed: Mar. 23, 2026. </w:t>
      </w:r>
      <w:r w:rsidRPr="71CA58E1" w:rsidR="424F4FFC">
        <w:rPr>
          <w:rFonts w:ascii="Aptos" w:hAnsi="Aptos" w:eastAsia="Aptos" w:cs="Aptos"/>
          <w:noProof w:val="0"/>
          <w:sz w:val="24"/>
          <w:szCs w:val="24"/>
          <w:lang w:val="en-US"/>
        </w:rPr>
        <w:t>[Online].</w:t>
      </w:r>
      <w:r w:rsidRPr="71CA58E1" w:rsidR="424F4FFC">
        <w:rPr>
          <w:rFonts w:ascii="Aptos" w:hAnsi="Aptos" w:eastAsia="Aptos" w:cs="Aptos"/>
          <w:noProof w:val="0"/>
          <w:sz w:val="24"/>
          <w:szCs w:val="24"/>
          <w:lang w:val="en-US"/>
        </w:rPr>
        <w:t xml:space="preserve"> Available: </w:t>
      </w:r>
      <w:hyperlink r:id="R5a0988372bed4e90">
        <w:r w:rsidRPr="71CA58E1" w:rsidR="424F4FFC">
          <w:rPr>
            <w:rStyle w:val="Hyperlink"/>
            <w:noProof w:val="0"/>
            <w:lang w:val="en-US"/>
          </w:rPr>
          <w:t>https://besjournals.onlinelibrary.wiley.com/doi/10.1111/2041-210X.13669</w:t>
        </w:r>
      </w:hyperlink>
      <w:r w:rsidRPr="71CA58E1" w:rsidR="424F4FFC">
        <w:rPr>
          <w:rFonts w:ascii="Aptos" w:hAnsi="Aptos" w:eastAsia="Aptos" w:cs="Aptos"/>
          <w:noProof w:val="0"/>
          <w:sz w:val="24"/>
          <w:szCs w:val="24"/>
          <w:lang w:val="en-US"/>
        </w:rPr>
        <w:t xml:space="preserve"> 80</w:t>
      </w:r>
    </w:p>
    <w:p w:rsidR="777C16AC" w:rsidP="71CA58E1" w:rsidRDefault="777C16AC" w14:paraId="55BAC581" w14:textId="00C64754">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[18] A. Porto, S. Rolfe, and A. M. Maga, “ALPACA: A fast and accurate computer vision approach for automated landmarking of three-dimensional biological structures,” Methods in Ecology and Evolution, vol. 12, no. 11, pp. 2129–2144, 2021,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10.1111/2041-210X.13689.</w:t>
      </w:r>
    </w:p>
    <w:p w:rsidR="777C16AC" w:rsidP="71CA58E1" w:rsidRDefault="777C16AC" w14:paraId="61D43DE2" w14:textId="186F5AF9">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[19] O. O. Thomas, C. Zhang, and A. M. Maga, “</w:t>
      </w:r>
      <w:r w:rsidRPr="71CA58E1" w:rsidR="424F4FFC">
        <w:rPr>
          <w:rFonts w:ascii="Aptos" w:hAnsi="Aptos" w:eastAsia="Aptos" w:cs="Aptos"/>
          <w:noProof w:val="0"/>
          <w:sz w:val="24"/>
          <w:szCs w:val="24"/>
          <w:lang w:val="en-US"/>
        </w:rPr>
        <w:t>SlicerMorph</w:t>
      </w:r>
      <w:r w:rsidRPr="71CA58E1" w:rsidR="424F4FFC">
        <w:rPr>
          <w:rFonts w:ascii="Aptos" w:hAnsi="Aptos" w:eastAsia="Aptos" w:cs="Aptos"/>
          <w:noProof w:val="0"/>
          <w:sz w:val="24"/>
          <w:szCs w:val="24"/>
          <w:lang w:val="en-US"/>
        </w:rPr>
        <w:t xml:space="preserve"> photogrammetry: an opensource photogrammetry workflow for reconstructing 3D models,” Biol Open, vol. 14, no. 8, p. bio062126, Aug. 2025,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10.1242/bio.062126.</w:t>
      </w:r>
    </w:p>
    <w:p w:rsidR="777C16AC" w:rsidP="71CA58E1" w:rsidRDefault="777C16AC" w14:paraId="38A59C55" w14:textId="04E5E281">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[20] Porto, A. (2025). ATLAS: Automated Template-based Landmark Alignment System. GitHub repository. </w:t>
      </w:r>
      <w:hyperlink r:id="Rbed125f609704a2f">
        <w:r w:rsidRPr="71CA58E1" w:rsidR="424F4FFC">
          <w:rPr>
            <w:rStyle w:val="Hyperlink"/>
            <w:noProof w:val="0"/>
            <w:lang w:val="en-US"/>
          </w:rPr>
          <w:t>https://github.com/agporto/ATLAS</w:t>
        </w:r>
      </w:hyperlink>
    </w:p>
    <w:p w:rsidR="777C16AC" w:rsidP="71CA58E1" w:rsidRDefault="777C16AC" w14:paraId="45D71E1D" w14:textId="699CAF9B">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[21] N. Choi, N. </w:t>
      </w:r>
      <w:r w:rsidRPr="71CA58E1" w:rsidR="424F4FFC">
        <w:rPr>
          <w:rFonts w:ascii="Aptos" w:hAnsi="Aptos" w:eastAsia="Aptos" w:cs="Aptos"/>
          <w:noProof w:val="0"/>
          <w:sz w:val="24"/>
          <w:szCs w:val="24"/>
          <w:lang w:val="en-US"/>
        </w:rPr>
        <w:t>Mathevon</w:t>
      </w:r>
      <w:r w:rsidRPr="71CA58E1" w:rsidR="424F4FFC">
        <w:rPr>
          <w:rFonts w:ascii="Aptos" w:hAnsi="Aptos" w:eastAsia="Aptos" w:cs="Aptos"/>
          <w:noProof w:val="0"/>
          <w:sz w:val="24"/>
          <w:szCs w:val="24"/>
          <w:lang w:val="en-US"/>
        </w:rPr>
        <w:t xml:space="preserve">, E. A. Hebets, and M. Beauchaud, “Influence of ambient water coloration on habitat and conspecific choice in the female Lake Malawi cichlid, </w:t>
      </w:r>
      <w:r w:rsidRPr="71CA58E1" w:rsidR="424F4FFC">
        <w:rPr>
          <w:rFonts w:ascii="Aptos" w:hAnsi="Aptos" w:eastAsia="Aptos" w:cs="Aptos"/>
          <w:noProof w:val="0"/>
          <w:sz w:val="24"/>
          <w:szCs w:val="24"/>
          <w:lang w:val="en-US"/>
        </w:rPr>
        <w:t>Metriaclima</w:t>
      </w:r>
      <w:r w:rsidRPr="71CA58E1" w:rsidR="424F4FFC">
        <w:rPr>
          <w:rFonts w:ascii="Aptos" w:hAnsi="Aptos" w:eastAsia="Aptos" w:cs="Aptos"/>
          <w:noProof w:val="0"/>
          <w:sz w:val="24"/>
          <w:szCs w:val="24"/>
          <w:lang w:val="en-US"/>
        </w:rPr>
        <w:t xml:space="preserve"> zebra,” Curr </w:t>
      </w:r>
      <w:r w:rsidRPr="71CA58E1" w:rsidR="424F4FFC">
        <w:rPr>
          <w:rFonts w:ascii="Aptos" w:hAnsi="Aptos" w:eastAsia="Aptos" w:cs="Aptos"/>
          <w:noProof w:val="0"/>
          <w:sz w:val="24"/>
          <w:szCs w:val="24"/>
          <w:lang w:val="en-US"/>
        </w:rPr>
        <w:t>Zool</w:t>
      </w:r>
      <w:r w:rsidRPr="71CA58E1" w:rsidR="424F4FFC">
        <w:rPr>
          <w:rFonts w:ascii="Aptos" w:hAnsi="Aptos" w:eastAsia="Aptos" w:cs="Aptos"/>
          <w:noProof w:val="0"/>
          <w:sz w:val="24"/>
          <w:szCs w:val="24"/>
          <w:lang w:val="en-US"/>
        </w:rPr>
        <w:t xml:space="preserve">, vol. 70, no. 2, pp. 214–224, Apr. 2024, </w:t>
      </w:r>
      <w:r w:rsidRPr="71CA58E1" w:rsidR="424F4FFC">
        <w:rPr>
          <w:rFonts w:ascii="Aptos" w:hAnsi="Aptos" w:eastAsia="Aptos" w:cs="Aptos"/>
          <w:noProof w:val="0"/>
          <w:sz w:val="24"/>
          <w:szCs w:val="24"/>
          <w:lang w:val="en-US"/>
        </w:rPr>
        <w:t>doi</w:t>
      </w:r>
      <w:r w:rsidRPr="71CA58E1" w:rsidR="424F4FFC">
        <w:rPr>
          <w:rFonts w:ascii="Aptos" w:hAnsi="Aptos" w:eastAsia="Aptos" w:cs="Aptos"/>
          <w:noProof w:val="0"/>
          <w:sz w:val="24"/>
          <w:szCs w:val="24"/>
          <w:lang w:val="en-US"/>
        </w:rPr>
        <w:t>: 10.1093/</w:t>
      </w:r>
      <w:r w:rsidRPr="71CA58E1" w:rsidR="424F4FFC">
        <w:rPr>
          <w:rFonts w:ascii="Aptos" w:hAnsi="Aptos" w:eastAsia="Aptos" w:cs="Aptos"/>
          <w:noProof w:val="0"/>
          <w:sz w:val="24"/>
          <w:szCs w:val="24"/>
          <w:lang w:val="en-US"/>
        </w:rPr>
        <w:t>cz</w:t>
      </w:r>
      <w:r w:rsidRPr="71CA58E1" w:rsidR="424F4FFC">
        <w:rPr>
          <w:rFonts w:ascii="Aptos" w:hAnsi="Aptos" w:eastAsia="Aptos" w:cs="Aptos"/>
          <w:noProof w:val="0"/>
          <w:sz w:val="24"/>
          <w:szCs w:val="24"/>
          <w:lang w:val="en-US"/>
        </w:rPr>
        <w:t>/zoad015.</w:t>
      </w:r>
    </w:p>
    <w:p w:rsidR="777C16AC" w:rsidP="71CA58E1" w:rsidRDefault="777C16AC" w14:paraId="32282502" w14:textId="2A86C393">
      <w:pPr>
        <w:suppressLineNumbers w:val="0"/>
        <w:bidi w:val="0"/>
        <w:spacing w:before="0" w:beforeAutospacing="off" w:after="160" w:afterAutospacing="off" w:line="279" w:lineRule="auto"/>
        <w:ind/>
        <w:jc w:val="left"/>
      </w:pPr>
      <w:r w:rsidRPr="71CA58E1" w:rsidR="424F4FFC">
        <w:rPr>
          <w:rFonts w:ascii="Aptos" w:hAnsi="Aptos" w:eastAsia="Aptos" w:cs="Aptos"/>
          <w:noProof w:val="0"/>
          <w:sz w:val="24"/>
          <w:szCs w:val="24"/>
          <w:lang w:val="en-US"/>
        </w:rPr>
        <w:t xml:space="preserve">[22] M. F. Vajargah and A. Hedayati, “The Effect of Preservation in Formalin on the Morphological Characters of </w:t>
      </w:r>
      <w:r w:rsidRPr="71CA58E1" w:rsidR="424F4FFC">
        <w:rPr>
          <w:rFonts w:ascii="Aptos" w:hAnsi="Aptos" w:eastAsia="Aptos" w:cs="Aptos"/>
          <w:noProof w:val="0"/>
          <w:sz w:val="24"/>
          <w:szCs w:val="24"/>
          <w:lang w:val="en-US"/>
        </w:rPr>
        <w:t>Spirlin</w:t>
      </w:r>
      <w:r w:rsidRPr="71CA58E1" w:rsidR="424F4FFC">
        <w:rPr>
          <w:rFonts w:ascii="Aptos" w:hAnsi="Aptos" w:eastAsia="Aptos" w:cs="Aptos"/>
          <w:noProof w:val="0"/>
          <w:sz w:val="24"/>
          <w:szCs w:val="24"/>
          <w:lang w:val="en-US"/>
        </w:rPr>
        <w:t xml:space="preserve"> ( </w:t>
      </w:r>
      <w:r w:rsidRPr="71CA58E1" w:rsidR="424F4FFC">
        <w:rPr>
          <w:rFonts w:ascii="Aptos" w:hAnsi="Aptos" w:eastAsia="Aptos" w:cs="Aptos"/>
          <w:noProof w:val="0"/>
          <w:sz w:val="24"/>
          <w:szCs w:val="24"/>
          <w:lang w:val="en-US"/>
        </w:rPr>
        <w:t>Alburnoides</w:t>
      </w:r>
      <w:r w:rsidRPr="71CA58E1" w:rsidR="424F4FFC">
        <w:rPr>
          <w:rFonts w:ascii="Aptos" w:hAnsi="Aptos" w:eastAsia="Aptos" w:cs="Aptos"/>
          <w:noProof w:val="0"/>
          <w:sz w:val="24"/>
          <w:szCs w:val="24"/>
          <w:lang w:val="en-US"/>
        </w:rPr>
        <w:t xml:space="preserve"> </w:t>
      </w:r>
      <w:r w:rsidRPr="71CA58E1" w:rsidR="424F4FFC">
        <w:rPr>
          <w:rFonts w:ascii="Aptos" w:hAnsi="Aptos" w:eastAsia="Aptos" w:cs="Aptos"/>
          <w:noProof w:val="0"/>
          <w:sz w:val="24"/>
          <w:szCs w:val="24"/>
          <w:lang w:val="en-US"/>
        </w:rPr>
        <w:t>Eichwaldii</w:t>
      </w:r>
      <w:r w:rsidRPr="71CA58E1" w:rsidR="424F4FFC">
        <w:rPr>
          <w:rFonts w:ascii="Aptos" w:hAnsi="Aptos" w:eastAsia="Aptos" w:cs="Aptos"/>
          <w:noProof w:val="0"/>
          <w:sz w:val="24"/>
          <w:szCs w:val="24"/>
          <w:lang w:val="en-US"/>
        </w:rPr>
        <w:t xml:space="preserve"> ),” 2014. Accessed: Mar. 24, 2026. </w:t>
      </w:r>
      <w:r w:rsidRPr="71CA58E1" w:rsidR="424F4FFC">
        <w:rPr>
          <w:rFonts w:ascii="Aptos" w:hAnsi="Aptos" w:eastAsia="Aptos" w:cs="Aptos"/>
          <w:noProof w:val="0"/>
          <w:sz w:val="24"/>
          <w:szCs w:val="24"/>
          <w:lang w:val="en-US"/>
        </w:rPr>
        <w:t>[Online].</w:t>
      </w:r>
      <w:r w:rsidRPr="71CA58E1" w:rsidR="424F4FFC">
        <w:rPr>
          <w:rFonts w:ascii="Aptos" w:hAnsi="Aptos" w:eastAsia="Aptos" w:cs="Aptos"/>
          <w:noProof w:val="0"/>
          <w:sz w:val="24"/>
          <w:szCs w:val="24"/>
          <w:lang w:val="en-US"/>
        </w:rPr>
        <w:t xml:space="preserve"> Available: </w:t>
      </w:r>
      <w:hyperlink r:id="R6a20027b33534eb0">
        <w:r w:rsidRPr="71CA58E1" w:rsidR="424F4FFC">
          <w:rPr>
            <w:rStyle w:val="Hyperlink"/>
            <w:noProof w:val="0"/>
            <w:lang w:val="en-US"/>
          </w:rPr>
          <w:t>https://www.semanticscholar.org/paper/TheEffect-of-Preservation-in-Formalin-on-the-of-</w:t>
        </w:r>
      </w:hyperlink>
      <w:r w:rsidRPr="71CA58E1" w:rsidR="424F4FFC">
        <w:rPr>
          <w:rFonts w:ascii="Aptos" w:hAnsi="Aptos" w:eastAsia="Aptos" w:cs="Aptos"/>
          <w:noProof w:val="0"/>
          <w:sz w:val="24"/>
          <w:szCs w:val="24"/>
          <w:lang w:val="en-US"/>
        </w:rPr>
        <w:t>(-</w:t>
      </w:r>
      <w:r w:rsidRPr="71CA58E1" w:rsidR="424F4FFC">
        <w:rPr>
          <w:rFonts w:ascii="Aptos" w:hAnsi="Aptos" w:eastAsia="Aptos" w:cs="Aptos"/>
          <w:noProof w:val="0"/>
          <w:sz w:val="24"/>
          <w:szCs w:val="24"/>
          <w:lang w:val="en-US"/>
        </w:rPr>
        <w:t>VajargahHedayati</w:t>
      </w:r>
      <w:r w:rsidRPr="71CA58E1" w:rsidR="424F4FFC">
        <w:rPr>
          <w:rFonts w:ascii="Aptos" w:hAnsi="Aptos" w:eastAsia="Aptos" w:cs="Aptos"/>
          <w:noProof w:val="0"/>
          <w:sz w:val="24"/>
          <w:szCs w:val="24"/>
          <w:lang w:val="en-US"/>
        </w:rPr>
        <w:t>/0feb68eb073550177faeb4c74c0456f833baa590#citing-papers</w:t>
      </w:r>
    </w:p>
    <w:p w:rsidR="777C16AC" w:rsidP="777C16AC" w:rsidRDefault="777C16AC" w14:paraId="4397FEA9" w14:textId="5CE66837">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B" w:author="Shi, Breanna D" w:date="2026-07-02T11:49:41" w:id="332333304">
    <w:p xmlns:w14="http://schemas.microsoft.com/office/word/2010/wordml" xmlns:w="http://schemas.openxmlformats.org/wordprocessingml/2006/main" w:rsidR="2DCA4700" w:rsidRDefault="6F70D4AE" w14:paraId="1EA9035E" w14:textId="1D9B71B7">
      <w:pPr>
        <w:pStyle w:val="CommentText"/>
      </w:pPr>
      <w:r>
        <w:rPr>
          <w:rStyle w:val="CommentReference"/>
        </w:rPr>
        <w:annotationRef/>
      </w:r>
      <w:r w:rsidRPr="7B70C623" w:rsidR="41D9B548">
        <w:t xml:space="preserve">who added these comments. looks good tho. </w:t>
      </w:r>
    </w:p>
  </w:comment>
  <w:comment xmlns:w="http://schemas.openxmlformats.org/wordprocessingml/2006/main" w:initials="SB" w:author="Shi, Breanna D" w:date="2026-07-02T11:50:30" w:id="1806401636">
    <w:p xmlns:w14="http://schemas.microsoft.com/office/word/2010/wordml" xmlns:w="http://schemas.openxmlformats.org/wordprocessingml/2006/main" w:rsidR="4B594D93" w:rsidRDefault="0E16A3A5" w14:paraId="0A396FD1" w14:textId="35A8770F">
      <w:pPr>
        <w:pStyle w:val="CommentText"/>
      </w:pPr>
      <w:r>
        <w:rPr>
          <w:rStyle w:val="CommentReference"/>
        </w:rPr>
        <w:annotationRef/>
      </w:r>
      <w:r w:rsidRPr="24E3400D" w:rsidR="0CFEFD9C">
        <w:t>section needs to be redone with larger mussel set</w:t>
      </w:r>
    </w:p>
  </w:comment>
  <w:comment xmlns:w="http://schemas.openxmlformats.org/wordprocessingml/2006/main" w:initials="SB" w:author="Shi, Breanna D" w:date="2026-07-02T11:53:14" w:id="801306919">
    <w:p xmlns:w14="http://schemas.microsoft.com/office/word/2010/wordml" xmlns:w="http://schemas.openxmlformats.org/wordprocessingml/2006/main" w:rsidR="21B4193E" w:rsidRDefault="4CFDB1C7" w14:paraId="2626B5F9" w14:textId="7922722F">
      <w:pPr>
        <w:pStyle w:val="CommentText"/>
      </w:pPr>
      <w:r>
        <w:rPr>
          <w:rStyle w:val="CommentReference"/>
        </w:rPr>
        <w:annotationRef/>
      </w:r>
      <w:r w:rsidRPr="5F116496" w:rsidR="086B7661">
        <w:t>This section will need to be re-written after the results are finalized</w:t>
      </w:r>
    </w:p>
  </w:comment>
  <w:comment xmlns:w="http://schemas.openxmlformats.org/wordprocessingml/2006/main" w:initials="SB" w:author="Shi, Breanna D" w:date="07/02/2026 11:45:58" w:id="269412571">
    <w:p xmlns:w14="http://schemas.microsoft.com/office/word/2010/wordml" w:rsidR="2599CD1E" w:rsidRDefault="6B52BC3F" w14:paraId="4D1EF828" w14:textId="0AD13761">
      <w:pPr>
        <w:pStyle w:val="CommentText"/>
      </w:pPr>
      <w:r>
        <w:rPr>
          <w:rStyle w:val="CommentReference"/>
        </w:rPr>
        <w:annotationRef/>
      </w:r>
      <w:r w:rsidRPr="2E786ED5" w:rsidR="7891F293">
        <w:t>same geometry from the cichlid dataset. explain more pls</w:t>
      </w:r>
    </w:p>
  </w:comment>
  <w:comment xmlns:w="http://schemas.openxmlformats.org/wordprocessingml/2006/main" w:initials="SB" w:author="Shi, Breanna D" w:date="2026-07-02T11:46:52" w:id="1887173111">
    <w:p xmlns:w14="http://schemas.microsoft.com/office/word/2010/wordml" xmlns:w="http://schemas.openxmlformats.org/wordprocessingml/2006/main" w:rsidR="2CA6CC11" w:rsidRDefault="0E8C69E3" w14:paraId="5845494C" w14:textId="0C0D9D6F">
      <w:pPr>
        <w:pStyle w:val="CommentText"/>
      </w:pPr>
      <w:r>
        <w:rPr>
          <w:rStyle w:val="CommentReference"/>
        </w:rPr>
        <w:annotationRef/>
      </w:r>
      <w:r w:rsidRPr="1E613654" w:rsidR="59AC4CA8">
        <w:t>I think this section needs a associated figure</w:t>
      </w:r>
    </w:p>
  </w:comment>
  <w:comment xmlns:w="http://schemas.openxmlformats.org/wordprocessingml/2006/main" w:initials="SB" w:author="Shi, Breanna D" w:date="2026-07-02T11:48:01" w:id="2114919067">
    <w:p xmlns:w14="http://schemas.microsoft.com/office/word/2010/wordml" xmlns:w="http://schemas.openxmlformats.org/wordprocessingml/2006/main" w:rsidR="0F4FB2EA" w:rsidRDefault="1A266530" w14:paraId="4A81C241" w14:textId="51856545">
      <w:pPr>
        <w:pStyle w:val="CommentText"/>
      </w:pPr>
      <w:r>
        <w:rPr>
          <w:rStyle w:val="CommentReference"/>
        </w:rPr>
        <w:annotationRef/>
      </w:r>
      <w:r w:rsidRPr="2E2BD578" w:rsidR="1FCC8EE1">
        <w:t>why does the pargraph end abruptly?</w:t>
      </w:r>
    </w:p>
  </w:comment>
  <w:comment xmlns:w="http://schemas.openxmlformats.org/wordprocessingml/2006/main" w:initials="LL" w:author="Loh, Le Yang" w:date="2026-07-02T23:27:35" w:id="2011372985">
    <w:p xmlns:w14="http://schemas.microsoft.com/office/word/2010/wordml" xmlns:w="http://schemas.openxmlformats.org/wordprocessingml/2006/main" w:rsidR="542A3008" w:rsidRDefault="2DA29F79" w14:paraId="6B805F65" w14:textId="56F630AD">
      <w:pPr>
        <w:pStyle w:val="CommentText"/>
      </w:pPr>
      <w:r>
        <w:rPr>
          <w:rStyle w:val="CommentReference"/>
        </w:rPr>
        <w:annotationRef/>
      </w:r>
      <w:r w:rsidRPr="5C73E9E2" w:rsidR="54AE85C8">
        <w:t>Reframe this to emphasize ColorAtlas bridges the gap between 2D &amp; 3D space</w:t>
      </w:r>
    </w:p>
  </w:comment>
  <w:comment xmlns:w="http://schemas.openxmlformats.org/wordprocessingml/2006/main" w:initials="LL" w:author="Loh, Le Yang" w:date="2026-07-03T00:12:04" w:id="1238963280">
    <w:p xmlns:w14="http://schemas.microsoft.com/office/word/2010/wordml" xmlns:w="http://schemas.openxmlformats.org/wordprocessingml/2006/main" w:rsidR="17876715" w:rsidRDefault="5B72A8DD" w14:paraId="5E7BFB61" w14:textId="32168BD4">
      <w:pPr>
        <w:pStyle w:val="CommentText"/>
      </w:pPr>
      <w:r>
        <w:rPr>
          <w:rStyle w:val="CommentReference"/>
        </w:rPr>
        <w:annotationRef/>
      </w:r>
      <w:r w:rsidRPr="63E0D9E5" w:rsidR="529C5C95">
        <w:t>Added more detail for the color quantification techniques + Atlas DCA</w:t>
      </w:r>
    </w:p>
  </w:comment>
</w:comments>
</file>

<file path=word/commentsExtended.xml><?xml version="1.0" encoding="utf-8"?>
<w15:commentsEx xmlns:mc="http://schemas.openxmlformats.org/markup-compatibility/2006" xmlns:w15="http://schemas.microsoft.com/office/word/2012/wordml" mc:Ignorable="w15">
  <w15:commentEx w15:done="0" w15:paraId="1EA9035E"/>
  <w15:commentEx w15:done="0" w15:paraId="0A396FD1"/>
  <w15:commentEx w15:done="0" w15:paraId="2626B5F9"/>
  <w15:commentEx w15:done="0" w15:paraId="4D1EF828"/>
  <w15:commentEx w15:done="0" w15:paraId="5845494C"/>
  <w15:commentEx w15:done="0" w15:paraId="4A81C241"/>
  <w15:commentEx w15:done="0" w15:paraId="6B805F65"/>
  <w15:commentEx w15:done="0" w15:paraId="5E7BFB6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E5966D6" w16cex:dateUtc="2026-07-02T15:49:41.827Z"/>
  <w16cex:commentExtensible w16cex:durableId="49C5753E" w16cex:dateUtc="2026-07-02T15:50:30.738Z"/>
  <w16cex:commentExtensible w16cex:durableId="0D87739E" w16cex:dateUtc="2026-07-02T15:53:14.41Z"/>
  <w16cex:commentExtensible w16cex:durableId="58445D19" w16cex:dateUtc="2026-07-02T15:45:58.048Z"/>
  <w16cex:commentExtensible w16cex:durableId="1B98A6F8" w16cex:dateUtc="2026-07-02T15:46:52.699Z"/>
  <w16cex:commentExtensible w16cex:durableId="322F9630" w16cex:dateUtc="2026-07-02T15:48:01.097Z"/>
  <w16cex:commentExtensible w16cex:durableId="59FD0518" w16cex:dateUtc="2026-07-03T04:27:35.163Z"/>
  <w16cex:commentExtensible w16cex:durableId="3A49B5EF" w16cex:dateUtc="2026-07-03T05:12:04.685Z"/>
</w16cex:commentsExtensible>
</file>

<file path=word/commentsIds.xml><?xml version="1.0" encoding="utf-8"?>
<w16cid:commentsIds xmlns:mc="http://schemas.openxmlformats.org/markup-compatibility/2006" xmlns:w16cid="http://schemas.microsoft.com/office/word/2016/wordml/cid" mc:Ignorable="w16cid">
  <w16cid:commentId w16cid:paraId="1EA9035E" w16cid:durableId="1E5966D6"/>
  <w16cid:commentId w16cid:paraId="0A396FD1" w16cid:durableId="49C5753E"/>
  <w16cid:commentId w16cid:paraId="2626B5F9" w16cid:durableId="0D87739E"/>
  <w16cid:commentId w16cid:paraId="4D1EF828" w16cid:durableId="58445D19"/>
  <w16cid:commentId w16cid:paraId="5845494C" w16cid:durableId="1B98A6F8"/>
  <w16cid:commentId w16cid:paraId="4A81C241" w16cid:durableId="322F9630"/>
  <w16cid:commentId w16cid:paraId="6B805F65" w16cid:durableId="59FD0518"/>
  <w16cid:commentId w16cid:paraId="5E7BFB61" w16cid:durableId="3A49B5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eFfj1wp4" int2:invalidationBookmarkName="" int2:hashCode="2m+bH8F/SybH2e" int2:id="69gXeqE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5da4f2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057d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c03c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f57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333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823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76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540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6d48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hi, Breanna D">
    <w15:presenceInfo w15:providerId="AD" w15:userId="S::bshi42@gatech.edu::ded589b9-f10a-48a4-9a02-c3031e9f8951"/>
  </w15:person>
  <w15:person w15:author="Shi, Breanna D">
    <w15:presenceInfo w15:providerId="AD" w15:userId="S::bshi42@gatech.edu::ded589b9-f10a-48a4-9a02-c3031e9f8951"/>
  </w15:person>
  <w15:person w15:author="Loh, Le Yang">
    <w15:presenceInfo w15:providerId="AD" w15:userId="S::yloh30@gatech.edu::43045ce1-3122-4da1-b5f5-59510ee6b55d"/>
  </w15:person>
  <w15:person w15:author="Loh, Le Yang">
    <w15:presenceInfo w15:providerId="AD" w15:userId="S::yloh30@gatech.edu::43045ce1-3122-4da1-b5f5-59510ee6b5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3FB859"/>
    <w:rsid w:val="0027173A"/>
    <w:rsid w:val="016E2A1E"/>
    <w:rsid w:val="01B61D0F"/>
    <w:rsid w:val="01C47E26"/>
    <w:rsid w:val="01D33E5E"/>
    <w:rsid w:val="01DCCB5E"/>
    <w:rsid w:val="01F0E92C"/>
    <w:rsid w:val="02598EC1"/>
    <w:rsid w:val="028DC136"/>
    <w:rsid w:val="0291CF98"/>
    <w:rsid w:val="02E0F49A"/>
    <w:rsid w:val="03025B81"/>
    <w:rsid w:val="03104CAF"/>
    <w:rsid w:val="034C1D3F"/>
    <w:rsid w:val="03D011E7"/>
    <w:rsid w:val="03D3BDCF"/>
    <w:rsid w:val="03F57020"/>
    <w:rsid w:val="04AC2572"/>
    <w:rsid w:val="04B96941"/>
    <w:rsid w:val="04EC1A5E"/>
    <w:rsid w:val="05151EDC"/>
    <w:rsid w:val="0542DF1C"/>
    <w:rsid w:val="056E2D7E"/>
    <w:rsid w:val="05710FD7"/>
    <w:rsid w:val="057A43FC"/>
    <w:rsid w:val="05BDA474"/>
    <w:rsid w:val="05C0D55E"/>
    <w:rsid w:val="05FE9ECB"/>
    <w:rsid w:val="060BA641"/>
    <w:rsid w:val="060BA641"/>
    <w:rsid w:val="061E0231"/>
    <w:rsid w:val="06267E13"/>
    <w:rsid w:val="0641DCCC"/>
    <w:rsid w:val="06421CD1"/>
    <w:rsid w:val="06562D13"/>
    <w:rsid w:val="06C8FFA3"/>
    <w:rsid w:val="06CD8FDB"/>
    <w:rsid w:val="06EBF11F"/>
    <w:rsid w:val="0712B3EC"/>
    <w:rsid w:val="073FA7D5"/>
    <w:rsid w:val="07724BF5"/>
    <w:rsid w:val="078BC69A"/>
    <w:rsid w:val="07B5ABEE"/>
    <w:rsid w:val="082298C2"/>
    <w:rsid w:val="08376051"/>
    <w:rsid w:val="0871C117"/>
    <w:rsid w:val="0884D5FE"/>
    <w:rsid w:val="088D9FF8"/>
    <w:rsid w:val="08960133"/>
    <w:rsid w:val="08C0B92C"/>
    <w:rsid w:val="08FD4CCC"/>
    <w:rsid w:val="09024514"/>
    <w:rsid w:val="091DAEB7"/>
    <w:rsid w:val="09509427"/>
    <w:rsid w:val="097A71F9"/>
    <w:rsid w:val="0982EEE8"/>
    <w:rsid w:val="0985AB3A"/>
    <w:rsid w:val="09A8D3FD"/>
    <w:rsid w:val="09DD3A31"/>
    <w:rsid w:val="09FB0A9F"/>
    <w:rsid w:val="0A00867E"/>
    <w:rsid w:val="0A181E10"/>
    <w:rsid w:val="0A204AC4"/>
    <w:rsid w:val="0A758373"/>
    <w:rsid w:val="0A78FD98"/>
    <w:rsid w:val="0A878583"/>
    <w:rsid w:val="0A94BBAF"/>
    <w:rsid w:val="0AC0F087"/>
    <w:rsid w:val="0AC533B0"/>
    <w:rsid w:val="0AC6BECB"/>
    <w:rsid w:val="0AEED27F"/>
    <w:rsid w:val="0B41AAEA"/>
    <w:rsid w:val="0B5828D0"/>
    <w:rsid w:val="0B66E2FA"/>
    <w:rsid w:val="0B8BA152"/>
    <w:rsid w:val="0BBF1C8D"/>
    <w:rsid w:val="0BCBAF6A"/>
    <w:rsid w:val="0BD1E45D"/>
    <w:rsid w:val="0C0B92D2"/>
    <w:rsid w:val="0C4A284D"/>
    <w:rsid w:val="0C575270"/>
    <w:rsid w:val="0C61243B"/>
    <w:rsid w:val="0CD87951"/>
    <w:rsid w:val="0CE9F095"/>
    <w:rsid w:val="0CF8FA27"/>
    <w:rsid w:val="0D000089"/>
    <w:rsid w:val="0D145ADC"/>
    <w:rsid w:val="0D2F0325"/>
    <w:rsid w:val="0D518031"/>
    <w:rsid w:val="0D856193"/>
    <w:rsid w:val="0D8FFB02"/>
    <w:rsid w:val="0DB78A72"/>
    <w:rsid w:val="0DB9F1D5"/>
    <w:rsid w:val="0DCDACA5"/>
    <w:rsid w:val="0DE2500F"/>
    <w:rsid w:val="0E1CBB0B"/>
    <w:rsid w:val="0E1DD3C7"/>
    <w:rsid w:val="0E7BFCED"/>
    <w:rsid w:val="0EAD9A96"/>
    <w:rsid w:val="0ECBF8D4"/>
    <w:rsid w:val="0F1CA4CB"/>
    <w:rsid w:val="0F2E0D20"/>
    <w:rsid w:val="0F3AEDE8"/>
    <w:rsid w:val="0F5B821E"/>
    <w:rsid w:val="0F8B1CE7"/>
    <w:rsid w:val="0F954234"/>
    <w:rsid w:val="0FA1D9ED"/>
    <w:rsid w:val="0FB51F12"/>
    <w:rsid w:val="0FB9A533"/>
    <w:rsid w:val="0FEE17ED"/>
    <w:rsid w:val="1007F6F7"/>
    <w:rsid w:val="10AAB421"/>
    <w:rsid w:val="10C2A951"/>
    <w:rsid w:val="10D2716E"/>
    <w:rsid w:val="10D2716E"/>
    <w:rsid w:val="110C3C8B"/>
    <w:rsid w:val="1135E118"/>
    <w:rsid w:val="114954B6"/>
    <w:rsid w:val="11887346"/>
    <w:rsid w:val="11981813"/>
    <w:rsid w:val="11B5EE08"/>
    <w:rsid w:val="11C1C16F"/>
    <w:rsid w:val="11C5D11D"/>
    <w:rsid w:val="1202FAC3"/>
    <w:rsid w:val="12207B28"/>
    <w:rsid w:val="12316A64"/>
    <w:rsid w:val="125E7282"/>
    <w:rsid w:val="1265C1AD"/>
    <w:rsid w:val="1286EAD9"/>
    <w:rsid w:val="12894279"/>
    <w:rsid w:val="12BAEC7B"/>
    <w:rsid w:val="12DE32FA"/>
    <w:rsid w:val="130A939B"/>
    <w:rsid w:val="132B0E6A"/>
    <w:rsid w:val="1346C18D"/>
    <w:rsid w:val="134FDFDF"/>
    <w:rsid w:val="135BF0FA"/>
    <w:rsid w:val="13ABA0AD"/>
    <w:rsid w:val="14085789"/>
    <w:rsid w:val="141FC9EC"/>
    <w:rsid w:val="144C53D8"/>
    <w:rsid w:val="1486ADA6"/>
    <w:rsid w:val="149F7A8C"/>
    <w:rsid w:val="14F1D806"/>
    <w:rsid w:val="14FCD381"/>
    <w:rsid w:val="1527FB9D"/>
    <w:rsid w:val="15414BF8"/>
    <w:rsid w:val="157C6BC5"/>
    <w:rsid w:val="15979A04"/>
    <w:rsid w:val="15B4F9C3"/>
    <w:rsid w:val="15C04790"/>
    <w:rsid w:val="162D0AB0"/>
    <w:rsid w:val="16413E55"/>
    <w:rsid w:val="167551D2"/>
    <w:rsid w:val="16842A78"/>
    <w:rsid w:val="16981149"/>
    <w:rsid w:val="16B22819"/>
    <w:rsid w:val="16B7BE58"/>
    <w:rsid w:val="16C232DC"/>
    <w:rsid w:val="16D3ABCA"/>
    <w:rsid w:val="1761B9F8"/>
    <w:rsid w:val="17A0D23C"/>
    <w:rsid w:val="17BC2D68"/>
    <w:rsid w:val="17D44693"/>
    <w:rsid w:val="18171A6C"/>
    <w:rsid w:val="184E4C28"/>
    <w:rsid w:val="1879F19F"/>
    <w:rsid w:val="18F9FDD3"/>
    <w:rsid w:val="19A69A6D"/>
    <w:rsid w:val="19B741E8"/>
    <w:rsid w:val="19EF8097"/>
    <w:rsid w:val="1A02D32D"/>
    <w:rsid w:val="1A7C0BDD"/>
    <w:rsid w:val="1A930375"/>
    <w:rsid w:val="1A94473E"/>
    <w:rsid w:val="1AB7EB35"/>
    <w:rsid w:val="1AC17959"/>
    <w:rsid w:val="1ACD2BF2"/>
    <w:rsid w:val="1B03B601"/>
    <w:rsid w:val="1B5ADCD5"/>
    <w:rsid w:val="1BAE8358"/>
    <w:rsid w:val="1BC07042"/>
    <w:rsid w:val="1BC344AD"/>
    <w:rsid w:val="1BD557F4"/>
    <w:rsid w:val="1BF5B93A"/>
    <w:rsid w:val="1C135B57"/>
    <w:rsid w:val="1C3806AC"/>
    <w:rsid w:val="1C482F22"/>
    <w:rsid w:val="1C4BA3D4"/>
    <w:rsid w:val="1C88ACDA"/>
    <w:rsid w:val="1C98E65E"/>
    <w:rsid w:val="1CB9567F"/>
    <w:rsid w:val="1CF651E5"/>
    <w:rsid w:val="1D076780"/>
    <w:rsid w:val="1D0BDCFF"/>
    <w:rsid w:val="1D31F3E7"/>
    <w:rsid w:val="1D791815"/>
    <w:rsid w:val="1D7BBC94"/>
    <w:rsid w:val="1DDF3386"/>
    <w:rsid w:val="1DF90390"/>
    <w:rsid w:val="1E3FB1E3"/>
    <w:rsid w:val="1EC41136"/>
    <w:rsid w:val="1EC8EE3B"/>
    <w:rsid w:val="1F11DD12"/>
    <w:rsid w:val="1F78FA05"/>
    <w:rsid w:val="1F972AA8"/>
    <w:rsid w:val="1FB10179"/>
    <w:rsid w:val="1FBA2BFE"/>
    <w:rsid w:val="20C8CF73"/>
    <w:rsid w:val="2103BB75"/>
    <w:rsid w:val="2104BC45"/>
    <w:rsid w:val="21260812"/>
    <w:rsid w:val="213F34F9"/>
    <w:rsid w:val="216C5646"/>
    <w:rsid w:val="21780211"/>
    <w:rsid w:val="2181896B"/>
    <w:rsid w:val="21AE0271"/>
    <w:rsid w:val="21C7FD68"/>
    <w:rsid w:val="2233DC99"/>
    <w:rsid w:val="22654D45"/>
    <w:rsid w:val="22654D45"/>
    <w:rsid w:val="227C0187"/>
    <w:rsid w:val="228DA7DD"/>
    <w:rsid w:val="2299D85A"/>
    <w:rsid w:val="22B39E8C"/>
    <w:rsid w:val="22BB787A"/>
    <w:rsid w:val="22C7F12E"/>
    <w:rsid w:val="22CDC613"/>
    <w:rsid w:val="22DC5F3A"/>
    <w:rsid w:val="231F0BF2"/>
    <w:rsid w:val="23890C85"/>
    <w:rsid w:val="239453D7"/>
    <w:rsid w:val="23952DF9"/>
    <w:rsid w:val="23C4FE09"/>
    <w:rsid w:val="23D145E6"/>
    <w:rsid w:val="23F164A3"/>
    <w:rsid w:val="241F4CD9"/>
    <w:rsid w:val="2422BD21"/>
    <w:rsid w:val="24488A69"/>
    <w:rsid w:val="24584E25"/>
    <w:rsid w:val="24720D9A"/>
    <w:rsid w:val="2485E1E8"/>
    <w:rsid w:val="24DFF8FB"/>
    <w:rsid w:val="24FCD07D"/>
    <w:rsid w:val="24FEFA08"/>
    <w:rsid w:val="252F0EFB"/>
    <w:rsid w:val="25488E52"/>
    <w:rsid w:val="2555E53F"/>
    <w:rsid w:val="257D6CEA"/>
    <w:rsid w:val="2580CC14"/>
    <w:rsid w:val="25B635B1"/>
    <w:rsid w:val="25B9424A"/>
    <w:rsid w:val="261FD869"/>
    <w:rsid w:val="2631C340"/>
    <w:rsid w:val="266A00B5"/>
    <w:rsid w:val="267B3D96"/>
    <w:rsid w:val="26A4882A"/>
    <w:rsid w:val="26A4DFB6"/>
    <w:rsid w:val="26BF800C"/>
    <w:rsid w:val="26C20A88"/>
    <w:rsid w:val="26F936BF"/>
    <w:rsid w:val="27271FB7"/>
    <w:rsid w:val="2772FDF6"/>
    <w:rsid w:val="277387DD"/>
    <w:rsid w:val="27F86E08"/>
    <w:rsid w:val="286B8F4F"/>
    <w:rsid w:val="28A55C7B"/>
    <w:rsid w:val="28BB45E6"/>
    <w:rsid w:val="291C909C"/>
    <w:rsid w:val="2952F05C"/>
    <w:rsid w:val="29A63C78"/>
    <w:rsid w:val="29AFB968"/>
    <w:rsid w:val="2A3AF4A1"/>
    <w:rsid w:val="2ABFC910"/>
    <w:rsid w:val="2AD5BD20"/>
    <w:rsid w:val="2AD937BA"/>
    <w:rsid w:val="2AE5A361"/>
    <w:rsid w:val="2B0A5392"/>
    <w:rsid w:val="2B14AA46"/>
    <w:rsid w:val="2B4A5C77"/>
    <w:rsid w:val="2B5F4E8E"/>
    <w:rsid w:val="2BBE2512"/>
    <w:rsid w:val="2BC4133E"/>
    <w:rsid w:val="2C224AA6"/>
    <w:rsid w:val="2C878F8F"/>
    <w:rsid w:val="2CDFBA02"/>
    <w:rsid w:val="2CF8FA21"/>
    <w:rsid w:val="2D0E86AD"/>
    <w:rsid w:val="2D3C5E00"/>
    <w:rsid w:val="2D6432A7"/>
    <w:rsid w:val="2E114F5E"/>
    <w:rsid w:val="2E14F998"/>
    <w:rsid w:val="2E8BE9E4"/>
    <w:rsid w:val="2E8DC558"/>
    <w:rsid w:val="2EC1C4A3"/>
    <w:rsid w:val="2EC3AEF8"/>
    <w:rsid w:val="2F02D5D0"/>
    <w:rsid w:val="2F07CA81"/>
    <w:rsid w:val="2F65950F"/>
    <w:rsid w:val="2F71A416"/>
    <w:rsid w:val="2F73BE54"/>
    <w:rsid w:val="2F89FEFA"/>
    <w:rsid w:val="2F91EBE7"/>
    <w:rsid w:val="2F951DFB"/>
    <w:rsid w:val="2F951DFB"/>
    <w:rsid w:val="301F1C85"/>
    <w:rsid w:val="304F9E0E"/>
    <w:rsid w:val="309D81D2"/>
    <w:rsid w:val="30A09E30"/>
    <w:rsid w:val="30D57338"/>
    <w:rsid w:val="310B95F6"/>
    <w:rsid w:val="31716E82"/>
    <w:rsid w:val="31785B6B"/>
    <w:rsid w:val="31E424B1"/>
    <w:rsid w:val="32103B7E"/>
    <w:rsid w:val="3238BADD"/>
    <w:rsid w:val="32415A4A"/>
    <w:rsid w:val="3286AC06"/>
    <w:rsid w:val="32DB1185"/>
    <w:rsid w:val="32F7A1CA"/>
    <w:rsid w:val="333B8647"/>
    <w:rsid w:val="3340919C"/>
    <w:rsid w:val="3347FCB0"/>
    <w:rsid w:val="334B164B"/>
    <w:rsid w:val="336D67F0"/>
    <w:rsid w:val="3372636F"/>
    <w:rsid w:val="3390C43F"/>
    <w:rsid w:val="33A38BD7"/>
    <w:rsid w:val="33A7F31A"/>
    <w:rsid w:val="33B1646A"/>
    <w:rsid w:val="345087D9"/>
    <w:rsid w:val="3493649D"/>
    <w:rsid w:val="3498D4ED"/>
    <w:rsid w:val="34E102D4"/>
    <w:rsid w:val="34FA0A9F"/>
    <w:rsid w:val="350DBF83"/>
    <w:rsid w:val="3573B450"/>
    <w:rsid w:val="35C2FBE0"/>
    <w:rsid w:val="35F01B5F"/>
    <w:rsid w:val="35F9E47D"/>
    <w:rsid w:val="363E22A0"/>
    <w:rsid w:val="369B8AD5"/>
    <w:rsid w:val="36B7CBA9"/>
    <w:rsid w:val="36BF0156"/>
    <w:rsid w:val="36F2E35B"/>
    <w:rsid w:val="375B0CB0"/>
    <w:rsid w:val="376A10D2"/>
    <w:rsid w:val="376A97EF"/>
    <w:rsid w:val="37776666"/>
    <w:rsid w:val="3790CC60"/>
    <w:rsid w:val="37AFB3FF"/>
    <w:rsid w:val="37BAD7EB"/>
    <w:rsid w:val="37F90FA3"/>
    <w:rsid w:val="38380D4B"/>
    <w:rsid w:val="3894BAF3"/>
    <w:rsid w:val="389766E5"/>
    <w:rsid w:val="38BA485E"/>
    <w:rsid w:val="38D496C3"/>
    <w:rsid w:val="38D78561"/>
    <w:rsid w:val="38D9ED66"/>
    <w:rsid w:val="3902508F"/>
    <w:rsid w:val="39295E97"/>
    <w:rsid w:val="39304525"/>
    <w:rsid w:val="39587A9E"/>
    <w:rsid w:val="39A908EB"/>
    <w:rsid w:val="39DD8A89"/>
    <w:rsid w:val="39E4B5DF"/>
    <w:rsid w:val="39FC6DA8"/>
    <w:rsid w:val="3A924492"/>
    <w:rsid w:val="3AA95685"/>
    <w:rsid w:val="3AE3292D"/>
    <w:rsid w:val="3AF19FDB"/>
    <w:rsid w:val="3AF9E322"/>
    <w:rsid w:val="3B4660B2"/>
    <w:rsid w:val="3B49E4C7"/>
    <w:rsid w:val="3B69F6FD"/>
    <w:rsid w:val="3B732461"/>
    <w:rsid w:val="3B962BED"/>
    <w:rsid w:val="3C0C843F"/>
    <w:rsid w:val="3C1E0EAA"/>
    <w:rsid w:val="3C29975C"/>
    <w:rsid w:val="3C4B7C40"/>
    <w:rsid w:val="3C71D5BD"/>
    <w:rsid w:val="3CC85A79"/>
    <w:rsid w:val="3CCAEC8A"/>
    <w:rsid w:val="3D1C4420"/>
    <w:rsid w:val="3D9392D6"/>
    <w:rsid w:val="3DEC4255"/>
    <w:rsid w:val="3DF2F912"/>
    <w:rsid w:val="3E003C83"/>
    <w:rsid w:val="3E00E444"/>
    <w:rsid w:val="3E01CE74"/>
    <w:rsid w:val="3E28722C"/>
    <w:rsid w:val="3E48F652"/>
    <w:rsid w:val="3F0AC69B"/>
    <w:rsid w:val="3F47DC5F"/>
    <w:rsid w:val="3FE71D96"/>
    <w:rsid w:val="400A17C5"/>
    <w:rsid w:val="4018F973"/>
    <w:rsid w:val="4042EC47"/>
    <w:rsid w:val="407B282B"/>
    <w:rsid w:val="408CDB9A"/>
    <w:rsid w:val="408F513C"/>
    <w:rsid w:val="40C37EDC"/>
    <w:rsid w:val="410A7015"/>
    <w:rsid w:val="413FB859"/>
    <w:rsid w:val="416746E6"/>
    <w:rsid w:val="416F4636"/>
    <w:rsid w:val="41AE455F"/>
    <w:rsid w:val="41F6A8D0"/>
    <w:rsid w:val="41F8E29F"/>
    <w:rsid w:val="423225CF"/>
    <w:rsid w:val="4241A302"/>
    <w:rsid w:val="4245F87C"/>
    <w:rsid w:val="424F4FFC"/>
    <w:rsid w:val="42504FE5"/>
    <w:rsid w:val="42A55DE6"/>
    <w:rsid w:val="42BC7B23"/>
    <w:rsid w:val="42D3304E"/>
    <w:rsid w:val="42EBE144"/>
    <w:rsid w:val="434DC58F"/>
    <w:rsid w:val="43B2F008"/>
    <w:rsid w:val="43B8A556"/>
    <w:rsid w:val="43BA05D0"/>
    <w:rsid w:val="43CD4447"/>
    <w:rsid w:val="43CD91EB"/>
    <w:rsid w:val="43D68D4A"/>
    <w:rsid w:val="43D879C1"/>
    <w:rsid w:val="43E5B7F9"/>
    <w:rsid w:val="441BCB49"/>
    <w:rsid w:val="4430F301"/>
    <w:rsid w:val="443F1457"/>
    <w:rsid w:val="445C1A83"/>
    <w:rsid w:val="44C61B0F"/>
    <w:rsid w:val="44D8C00A"/>
    <w:rsid w:val="44FC8D8D"/>
    <w:rsid w:val="4501C7F0"/>
    <w:rsid w:val="4521BFD9"/>
    <w:rsid w:val="455A3209"/>
    <w:rsid w:val="457AE97A"/>
    <w:rsid w:val="458746EA"/>
    <w:rsid w:val="45B95620"/>
    <w:rsid w:val="4605C3CF"/>
    <w:rsid w:val="4613A715"/>
    <w:rsid w:val="4649246B"/>
    <w:rsid w:val="4698C000"/>
    <w:rsid w:val="46A5C6D6"/>
    <w:rsid w:val="46B81258"/>
    <w:rsid w:val="46FA54EC"/>
    <w:rsid w:val="47022C1D"/>
    <w:rsid w:val="4762E051"/>
    <w:rsid w:val="477B8BA8"/>
    <w:rsid w:val="4788AA76"/>
    <w:rsid w:val="478F5212"/>
    <w:rsid w:val="47C96D0F"/>
    <w:rsid w:val="47ED8070"/>
    <w:rsid w:val="48080FD0"/>
    <w:rsid w:val="48369448"/>
    <w:rsid w:val="4869F4E9"/>
    <w:rsid w:val="487C359C"/>
    <w:rsid w:val="48948F16"/>
    <w:rsid w:val="48F771A4"/>
    <w:rsid w:val="49B9DB3F"/>
    <w:rsid w:val="49C2B392"/>
    <w:rsid w:val="4A85EE5D"/>
    <w:rsid w:val="4AC07032"/>
    <w:rsid w:val="4AFDD9C6"/>
    <w:rsid w:val="4B211E8F"/>
    <w:rsid w:val="4B3505F1"/>
    <w:rsid w:val="4B4FFF5F"/>
    <w:rsid w:val="4B513EA3"/>
    <w:rsid w:val="4B94179E"/>
    <w:rsid w:val="4BA11E84"/>
    <w:rsid w:val="4BA56C81"/>
    <w:rsid w:val="4BE16B50"/>
    <w:rsid w:val="4C10E022"/>
    <w:rsid w:val="4C1A621C"/>
    <w:rsid w:val="4C575A81"/>
    <w:rsid w:val="4C8D8DCB"/>
    <w:rsid w:val="4CBE798B"/>
    <w:rsid w:val="4D38E776"/>
    <w:rsid w:val="4D95BC39"/>
    <w:rsid w:val="4D9F1553"/>
    <w:rsid w:val="4DD92D96"/>
    <w:rsid w:val="4DE0A649"/>
    <w:rsid w:val="4DF6BBB9"/>
    <w:rsid w:val="4E229073"/>
    <w:rsid w:val="4E2AD7B0"/>
    <w:rsid w:val="4E2DAEEB"/>
    <w:rsid w:val="4EBE3D19"/>
    <w:rsid w:val="4F2E6D7E"/>
    <w:rsid w:val="4F42A36A"/>
    <w:rsid w:val="4F64CE48"/>
    <w:rsid w:val="4F8E5A52"/>
    <w:rsid w:val="4FC71A47"/>
    <w:rsid w:val="502530EC"/>
    <w:rsid w:val="506207CA"/>
    <w:rsid w:val="507A6A8E"/>
    <w:rsid w:val="50C8436F"/>
    <w:rsid w:val="50FE4D87"/>
    <w:rsid w:val="5120ADBE"/>
    <w:rsid w:val="514DBE39"/>
    <w:rsid w:val="515884BB"/>
    <w:rsid w:val="517758AC"/>
    <w:rsid w:val="519D2B60"/>
    <w:rsid w:val="519F3FFE"/>
    <w:rsid w:val="51CC5BA6"/>
    <w:rsid w:val="51D7EF0C"/>
    <w:rsid w:val="5260D59E"/>
    <w:rsid w:val="526AD486"/>
    <w:rsid w:val="52981F54"/>
    <w:rsid w:val="52E75381"/>
    <w:rsid w:val="531EB989"/>
    <w:rsid w:val="532A7CB5"/>
    <w:rsid w:val="535D7C25"/>
    <w:rsid w:val="5361788E"/>
    <w:rsid w:val="536BC175"/>
    <w:rsid w:val="537868C4"/>
    <w:rsid w:val="53A3E28F"/>
    <w:rsid w:val="53C1F8AD"/>
    <w:rsid w:val="543A29B0"/>
    <w:rsid w:val="54C8DCE4"/>
    <w:rsid w:val="55015CF0"/>
    <w:rsid w:val="5512D3F5"/>
    <w:rsid w:val="55153E90"/>
    <w:rsid w:val="551C9B86"/>
    <w:rsid w:val="554D0708"/>
    <w:rsid w:val="554E1736"/>
    <w:rsid w:val="55607764"/>
    <w:rsid w:val="557062D0"/>
    <w:rsid w:val="5576F0E1"/>
    <w:rsid w:val="5595CC65"/>
    <w:rsid w:val="55AF1F1D"/>
    <w:rsid w:val="56112121"/>
    <w:rsid w:val="561E4D11"/>
    <w:rsid w:val="5649BBEE"/>
    <w:rsid w:val="566D5EBD"/>
    <w:rsid w:val="56E3DFF8"/>
    <w:rsid w:val="57820A60"/>
    <w:rsid w:val="57C7FC47"/>
    <w:rsid w:val="57EFBB6C"/>
    <w:rsid w:val="5857C034"/>
    <w:rsid w:val="585DE950"/>
    <w:rsid w:val="58C544CC"/>
    <w:rsid w:val="58CC82CF"/>
    <w:rsid w:val="58F44FF3"/>
    <w:rsid w:val="58FAB43E"/>
    <w:rsid w:val="59060CA9"/>
    <w:rsid w:val="5909D53D"/>
    <w:rsid w:val="5909D53D"/>
    <w:rsid w:val="593DD467"/>
    <w:rsid w:val="596C8448"/>
    <w:rsid w:val="59F323FB"/>
    <w:rsid w:val="59F323FB"/>
    <w:rsid w:val="5A2AEEC7"/>
    <w:rsid w:val="5A440D49"/>
    <w:rsid w:val="5AC2B04B"/>
    <w:rsid w:val="5AF1F473"/>
    <w:rsid w:val="5B173AA2"/>
    <w:rsid w:val="5B1DDEB2"/>
    <w:rsid w:val="5B350248"/>
    <w:rsid w:val="5B65B432"/>
    <w:rsid w:val="5C3B788D"/>
    <w:rsid w:val="5C3BD871"/>
    <w:rsid w:val="5C713964"/>
    <w:rsid w:val="5C84359C"/>
    <w:rsid w:val="5C87685C"/>
    <w:rsid w:val="5C8C52F1"/>
    <w:rsid w:val="5CB8E979"/>
    <w:rsid w:val="5D234FCB"/>
    <w:rsid w:val="5D605315"/>
    <w:rsid w:val="5D6267CA"/>
    <w:rsid w:val="5D8930D5"/>
    <w:rsid w:val="5D9B394D"/>
    <w:rsid w:val="5D9C8429"/>
    <w:rsid w:val="5DC06758"/>
    <w:rsid w:val="5DCA4AA8"/>
    <w:rsid w:val="5E5BF4F2"/>
    <w:rsid w:val="5E69E209"/>
    <w:rsid w:val="5EAAB4A1"/>
    <w:rsid w:val="5EDECE87"/>
    <w:rsid w:val="5EE9F69D"/>
    <w:rsid w:val="5EEBA9FC"/>
    <w:rsid w:val="5F3E85C7"/>
    <w:rsid w:val="5FD50232"/>
    <w:rsid w:val="5FE970C8"/>
    <w:rsid w:val="6006BDFD"/>
    <w:rsid w:val="60092978"/>
    <w:rsid w:val="601D34E6"/>
    <w:rsid w:val="603CF004"/>
    <w:rsid w:val="606DC2C7"/>
    <w:rsid w:val="60B861F8"/>
    <w:rsid w:val="6103172D"/>
    <w:rsid w:val="6148818A"/>
    <w:rsid w:val="61CEDC49"/>
    <w:rsid w:val="61DCE601"/>
    <w:rsid w:val="61EA8150"/>
    <w:rsid w:val="6206F84F"/>
    <w:rsid w:val="62398CE9"/>
    <w:rsid w:val="62405CD5"/>
    <w:rsid w:val="625FE39C"/>
    <w:rsid w:val="6268A3FB"/>
    <w:rsid w:val="628D3F72"/>
    <w:rsid w:val="628DC16F"/>
    <w:rsid w:val="62E6A107"/>
    <w:rsid w:val="62F1A5FA"/>
    <w:rsid w:val="62F49B52"/>
    <w:rsid w:val="633217C0"/>
    <w:rsid w:val="633383BD"/>
    <w:rsid w:val="637D99F6"/>
    <w:rsid w:val="63A06A73"/>
    <w:rsid w:val="63BB6967"/>
    <w:rsid w:val="63F4B588"/>
    <w:rsid w:val="64054AFB"/>
    <w:rsid w:val="6446DA08"/>
    <w:rsid w:val="647164E7"/>
    <w:rsid w:val="64A1316A"/>
    <w:rsid w:val="64E6D19F"/>
    <w:rsid w:val="65045116"/>
    <w:rsid w:val="65081F86"/>
    <w:rsid w:val="6549F0CA"/>
    <w:rsid w:val="658441D4"/>
    <w:rsid w:val="65A70B33"/>
    <w:rsid w:val="65DC4D4E"/>
    <w:rsid w:val="65EA134E"/>
    <w:rsid w:val="6621092E"/>
    <w:rsid w:val="662C1C42"/>
    <w:rsid w:val="6630FC63"/>
    <w:rsid w:val="66718F7D"/>
    <w:rsid w:val="6682ECCA"/>
    <w:rsid w:val="668E0EB3"/>
    <w:rsid w:val="6690B734"/>
    <w:rsid w:val="66958C5E"/>
    <w:rsid w:val="669F22B3"/>
    <w:rsid w:val="66AC6088"/>
    <w:rsid w:val="66E8AB69"/>
    <w:rsid w:val="6715594F"/>
    <w:rsid w:val="67156357"/>
    <w:rsid w:val="6715F105"/>
    <w:rsid w:val="671C706F"/>
    <w:rsid w:val="6741CE6F"/>
    <w:rsid w:val="67525CD7"/>
    <w:rsid w:val="67543C83"/>
    <w:rsid w:val="67690C01"/>
    <w:rsid w:val="6785E1A2"/>
    <w:rsid w:val="6799B97B"/>
    <w:rsid w:val="67BBB8A8"/>
    <w:rsid w:val="67CC637D"/>
    <w:rsid w:val="68177788"/>
    <w:rsid w:val="682EFBB4"/>
    <w:rsid w:val="683C54FD"/>
    <w:rsid w:val="683F5710"/>
    <w:rsid w:val="685164FB"/>
    <w:rsid w:val="6853F610"/>
    <w:rsid w:val="687687D6"/>
    <w:rsid w:val="68DCB045"/>
    <w:rsid w:val="68FC0605"/>
    <w:rsid w:val="692DE206"/>
    <w:rsid w:val="693FE97B"/>
    <w:rsid w:val="6955B597"/>
    <w:rsid w:val="699F357C"/>
    <w:rsid w:val="69AB47D2"/>
    <w:rsid w:val="69F6765F"/>
    <w:rsid w:val="6A7C198D"/>
    <w:rsid w:val="6A83EAE6"/>
    <w:rsid w:val="6AF1F305"/>
    <w:rsid w:val="6B070C35"/>
    <w:rsid w:val="6B3AF03A"/>
    <w:rsid w:val="6B9CA031"/>
    <w:rsid w:val="6BA256B3"/>
    <w:rsid w:val="6BDB368B"/>
    <w:rsid w:val="6BDF3683"/>
    <w:rsid w:val="6C0B3156"/>
    <w:rsid w:val="6C2E2D09"/>
    <w:rsid w:val="6CC38C5F"/>
    <w:rsid w:val="6CEC710B"/>
    <w:rsid w:val="6D1FA0E7"/>
    <w:rsid w:val="6D79F9ED"/>
    <w:rsid w:val="6D9954A9"/>
    <w:rsid w:val="6DBB01AA"/>
    <w:rsid w:val="6DC858DB"/>
    <w:rsid w:val="6DD878E3"/>
    <w:rsid w:val="6DEBD27F"/>
    <w:rsid w:val="6DF09AE2"/>
    <w:rsid w:val="6E0CA824"/>
    <w:rsid w:val="6E1938CA"/>
    <w:rsid w:val="6E21AF95"/>
    <w:rsid w:val="6E2201C2"/>
    <w:rsid w:val="6E487F16"/>
    <w:rsid w:val="6EB5BD85"/>
    <w:rsid w:val="6ECBE230"/>
    <w:rsid w:val="6ECF7D9C"/>
    <w:rsid w:val="6EF4FBBF"/>
    <w:rsid w:val="6F0595DF"/>
    <w:rsid w:val="6F4ED3FF"/>
    <w:rsid w:val="6F6ED998"/>
    <w:rsid w:val="6FE7879C"/>
    <w:rsid w:val="70116681"/>
    <w:rsid w:val="7030D233"/>
    <w:rsid w:val="7032D3C9"/>
    <w:rsid w:val="7056A047"/>
    <w:rsid w:val="70DDB312"/>
    <w:rsid w:val="70EC11B0"/>
    <w:rsid w:val="7100F0B0"/>
    <w:rsid w:val="711A0A2A"/>
    <w:rsid w:val="71331145"/>
    <w:rsid w:val="71CA58E1"/>
    <w:rsid w:val="724493A6"/>
    <w:rsid w:val="72A986C1"/>
    <w:rsid w:val="7302FF0E"/>
    <w:rsid w:val="730F3D43"/>
    <w:rsid w:val="7340252F"/>
    <w:rsid w:val="7360AB06"/>
    <w:rsid w:val="738E37ED"/>
    <w:rsid w:val="73B7429A"/>
    <w:rsid w:val="73E99818"/>
    <w:rsid w:val="7406AA82"/>
    <w:rsid w:val="740D2B5D"/>
    <w:rsid w:val="743EBAC3"/>
    <w:rsid w:val="743F115A"/>
    <w:rsid w:val="747CE017"/>
    <w:rsid w:val="74A51D6A"/>
    <w:rsid w:val="74AC1255"/>
    <w:rsid w:val="74CB5D28"/>
    <w:rsid w:val="74EEBB6A"/>
    <w:rsid w:val="751ABAD5"/>
    <w:rsid w:val="751C8CF9"/>
    <w:rsid w:val="75270267"/>
    <w:rsid w:val="75758D34"/>
    <w:rsid w:val="7590AD37"/>
    <w:rsid w:val="75BD6507"/>
    <w:rsid w:val="75C39A6E"/>
    <w:rsid w:val="75D53A10"/>
    <w:rsid w:val="760D479B"/>
    <w:rsid w:val="761D151B"/>
    <w:rsid w:val="768005CE"/>
    <w:rsid w:val="768D6A5D"/>
    <w:rsid w:val="76CE6AB4"/>
    <w:rsid w:val="76F7EA56"/>
    <w:rsid w:val="7749E6C8"/>
    <w:rsid w:val="7768AD29"/>
    <w:rsid w:val="777C16AC"/>
    <w:rsid w:val="78242939"/>
    <w:rsid w:val="782981E9"/>
    <w:rsid w:val="785145BF"/>
    <w:rsid w:val="78D6BE6C"/>
    <w:rsid w:val="79075D7F"/>
    <w:rsid w:val="791965D1"/>
    <w:rsid w:val="792EAC82"/>
    <w:rsid w:val="793044FF"/>
    <w:rsid w:val="7955164F"/>
    <w:rsid w:val="7957959B"/>
    <w:rsid w:val="797E0E1A"/>
    <w:rsid w:val="79BBBB0E"/>
    <w:rsid w:val="79D986F7"/>
    <w:rsid w:val="7A0716C3"/>
    <w:rsid w:val="7A3D2483"/>
    <w:rsid w:val="7A4D4D3D"/>
    <w:rsid w:val="7A6DB199"/>
    <w:rsid w:val="7A75D669"/>
    <w:rsid w:val="7B607E2A"/>
    <w:rsid w:val="7BC03F44"/>
    <w:rsid w:val="7BF24390"/>
    <w:rsid w:val="7C7D6718"/>
    <w:rsid w:val="7C92B9A8"/>
    <w:rsid w:val="7CB32E21"/>
    <w:rsid w:val="7D2C0240"/>
    <w:rsid w:val="7D32C2F4"/>
    <w:rsid w:val="7D5CE389"/>
    <w:rsid w:val="7D9F8032"/>
    <w:rsid w:val="7DCCAA7A"/>
    <w:rsid w:val="7E0DD58C"/>
    <w:rsid w:val="7E240350"/>
    <w:rsid w:val="7E3B72EA"/>
    <w:rsid w:val="7E7C44E7"/>
    <w:rsid w:val="7EA1BA70"/>
    <w:rsid w:val="7EA1BA70"/>
    <w:rsid w:val="7EC040FA"/>
    <w:rsid w:val="7F1673CF"/>
    <w:rsid w:val="7F521DFC"/>
    <w:rsid w:val="7F5BC46A"/>
    <w:rsid w:val="7F918329"/>
    <w:rsid w:val="7FA4C082"/>
    <w:rsid w:val="7FE6C09C"/>
    <w:rsid w:val="7FF32A94"/>
    <w:rsid w:val="7FFEC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B859"/>
  <w15:chartTrackingRefBased/>
  <w15:docId w15:val="{32092CF2-C4C5-4351-8428-69FADBE160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77C16AC"/>
    <w:pPr>
      <w:spacing/>
      <w:ind w:left="720"/>
      <w:contextualSpacing/>
    </w:pPr>
  </w:style>
  <w:style w:type="paragraph" w:styleId="Heading2">
    <w:uiPriority w:val="9"/>
    <w:name w:val="heading 2"/>
    <w:basedOn w:val="Normal"/>
    <w:next w:val="Normal"/>
    <w:unhideWhenUsed/>
    <w:qFormat/>
    <w:rsid w:val="777C16A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777C16A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D791815"/>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EC3AEF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e13996420a8479b" /><Relationship Type="http://schemas.microsoft.com/office/2020/10/relationships/intelligence" Target="intelligence2.xml" Id="Rc92ad68f944b4f5f" /><Relationship Type="http://schemas.microsoft.com/office/2016/09/relationships/commentsIds" Target="commentsIds.xml" Id="R994135c03a4346a6" /><Relationship Type="http://schemas.microsoft.com/office/2011/relationships/commentsExtended" Target="commentsExtended.xml" Id="Rd17a130753824760" /><Relationship Type="http://schemas.microsoft.com/office/2011/relationships/people" Target="people.xml" Id="Rcf5e8542106148f2" /><Relationship Type="http://schemas.openxmlformats.org/officeDocument/2006/relationships/image" Target="/media/image.png" Id="rId1222395874" /><Relationship Type="http://schemas.openxmlformats.org/officeDocument/2006/relationships/image" Target="/media/image2.png" Id="rId611805334" /><Relationship Type="http://schemas.openxmlformats.org/officeDocument/2006/relationships/hyperlink" Target="https://github.com/bshi42/3d_color_package/tree/demo" TargetMode="External" Id="Rf4483aab52ab4c14" /><Relationship Type="http://schemas.openxmlformats.org/officeDocument/2006/relationships/image" Target="/media/image3.png" Id="rId875521627" /><Relationship Type="http://schemas.openxmlformats.org/officeDocument/2006/relationships/image" Target="/media/image4.png" Id="rId443644861" /><Relationship Type="http://schemas.openxmlformats.org/officeDocument/2006/relationships/image" Target="/media/image5.png" Id="rId1464042973" /><Relationship Type="http://schemas.openxmlformats.org/officeDocument/2006/relationships/hyperlink" Target="https://academic.oup.com/iob/article/6/1/obae036/7769702?login=true" TargetMode="External" Id="R7cd4885c44874063" /><Relationship Type="http://schemas.openxmlformats.org/officeDocument/2006/relationships/hyperlink" Target="https://onlinelibrary.wiley.com/doi/10.1111/ele.14378" TargetMode="External" Id="R6ae6572f9bff4f99" /><Relationship Type="http://schemas.openxmlformats.org/officeDocument/2006/relationships/hyperlink" Target="https://link.springer.com/chapter/10.1007/978-1-4614-7657-3_19" TargetMode="External" Id="Rbae69680881d4eef" /><Relationship Type="http://schemas.openxmlformats.org/officeDocument/2006/relationships/hyperlink" Target="https://besjournals.onlinelibrary.wiley.com/doi/10.1111/2041-210X.13669" TargetMode="External" Id="R5a0988372bed4e90" /><Relationship Type="http://schemas.openxmlformats.org/officeDocument/2006/relationships/hyperlink" Target="https://github.com/agporto/ATLAS" TargetMode="External" Id="Rbed125f609704a2f" /><Relationship Type="http://schemas.openxmlformats.org/officeDocument/2006/relationships/hyperlink" Target="https://www.semanticscholar.org/paper/TheEffect-of-Preservation-in-Formalin-on-the-of-" TargetMode="External" Id="R6a20027b33534eb0" /><Relationship Type="http://schemas.openxmlformats.org/officeDocument/2006/relationships/comments" Target="comments.xml" Id="Rd06ba47e82f94ac2" /><Relationship Type="http://schemas.microsoft.com/office/2018/08/relationships/commentsExtensible" Target="commentsExtensible.xml" Id="R7d2a836e73394c2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2026-01-23T18:04:38.6291273Z</dcterms:created>
  <dcterms:modified xsi:type="dcterms:W3CDTF">2026-07-03T05:12:10.4893795Z</dcterms:modified>
  <dc:creator>Spiridonov, Aleksandr O</dc:creator>
  <lastModifiedBy>Loh, Le Yang</lastModifiedBy>
</coreProperties>
</file>